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59ED" w:rsidRDefault="006759ED">
      <w:pPr>
        <w:pStyle w:val="Date"/>
      </w:pPr>
    </w:p>
    <w:p w:rsidR="006759ED" w:rsidRPr="0067072B" w:rsidRDefault="00743631" w:rsidP="0067072B">
      <w:pPr>
        <w:pStyle w:val="FirstParagraph"/>
        <w:spacing w:line="360" w:lineRule="auto"/>
        <w:rPr>
          <w:rFonts w:ascii="Times New Roman" w:hAnsi="Times New Roman" w:cs="Times New Roman"/>
        </w:rPr>
      </w:pPr>
      <w:r w:rsidRPr="0067072B">
        <w:rPr>
          <w:rFonts w:ascii="Times New Roman" w:hAnsi="Times New Roman" w:cs="Times New Roman"/>
          <w:b/>
        </w:rPr>
        <w:t>Molecular Evolution of the Meiotic Recombination Pathway in Mammals</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i/>
        </w:rPr>
        <w:t>Investigations</w:t>
      </w:r>
    </w:p>
    <w:p w:rsidR="006759ED" w:rsidRPr="0067072B" w:rsidRDefault="00743631" w:rsidP="0067072B">
      <w:pPr>
        <w:pStyle w:val="BodyText"/>
        <w:spacing w:line="360" w:lineRule="auto"/>
        <w:rPr>
          <w:rFonts w:ascii="Times New Roman" w:hAnsi="Times New Roman" w:cs="Times New Roman"/>
        </w:rPr>
      </w:pPr>
      <m:oMathPara>
        <m:oMath>
          <m:r>
            <w:rPr>
              <w:rFonts w:ascii="Cambria Math" w:hAnsi="Cambria Math" w:cs="Times New Roman"/>
            </w:rPr>
            <m:t> </m:t>
          </m:r>
        </m:oMath>
      </m:oMathPara>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Amy L. Dapper</w:t>
      </w:r>
      <w:r w:rsidRPr="0067072B">
        <w:rPr>
          <w:rFonts w:ascii="Times New Roman" w:hAnsi="Times New Roman" w:cs="Times New Roman"/>
          <w:vertAlign w:val="superscript"/>
        </w:rPr>
        <w:t>1,2</w:t>
      </w:r>
      <w:r w:rsidRPr="0067072B">
        <w:rPr>
          <w:rFonts w:ascii="Times New Roman" w:hAnsi="Times New Roman" w:cs="Times New Roman"/>
        </w:rPr>
        <w:t>* and Bret A. Payseur</w:t>
      </w:r>
      <w:r w:rsidRPr="0067072B">
        <w:rPr>
          <w:rFonts w:ascii="Times New Roman" w:hAnsi="Times New Roman" w:cs="Times New Roman"/>
          <w:vertAlign w:val="superscript"/>
        </w:rPr>
        <w:t>1</w:t>
      </w:r>
    </w:p>
    <w:p w:rsidR="006759ED" w:rsidRPr="0067072B" w:rsidRDefault="00743631" w:rsidP="0067072B">
      <w:pPr>
        <w:pStyle w:val="BodyText"/>
        <w:spacing w:line="360" w:lineRule="auto"/>
        <w:rPr>
          <w:rFonts w:ascii="Times New Roman" w:hAnsi="Times New Roman" w:cs="Times New Roman"/>
        </w:rPr>
      </w:pPr>
      <m:oMathPara>
        <m:oMath>
          <m:r>
            <w:rPr>
              <w:rFonts w:ascii="Cambria Math" w:hAnsi="Cambria Math" w:cs="Times New Roman"/>
            </w:rPr>
            <m:t> </m:t>
          </m:r>
        </m:oMath>
      </m:oMathPara>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vertAlign w:val="superscript"/>
        </w:rPr>
        <w:t>1</w:t>
      </w:r>
      <w:r w:rsidRPr="0067072B">
        <w:rPr>
          <w:rFonts w:ascii="Times New Roman" w:hAnsi="Times New Roman" w:cs="Times New Roman"/>
        </w:rPr>
        <w:t xml:space="preserve"> Laboratory of Genetics, University of Wisconsin, Madison, WI 53706, USA</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vertAlign w:val="superscript"/>
        </w:rPr>
        <w:t>2</w:t>
      </w:r>
      <w:r w:rsidRPr="0067072B">
        <w:rPr>
          <w:rFonts w:ascii="Times New Roman" w:hAnsi="Times New Roman" w:cs="Times New Roman"/>
        </w:rPr>
        <w:t xml:space="preserve"> Department of Biological Sciences, Mississippi State University, Mississippi State, MS 39762, USA</w:t>
      </w:r>
    </w:p>
    <w:p w:rsidR="0067072B" w:rsidRPr="0067072B" w:rsidRDefault="0067072B" w:rsidP="0067072B">
      <w:pPr>
        <w:spacing w:line="360" w:lineRule="auto"/>
        <w:rPr>
          <w:rFonts w:ascii="Times New Roman" w:hAnsi="Times New Roman" w:cs="Times New Roman"/>
        </w:rPr>
      </w:pPr>
      <w:r w:rsidRPr="0067072B">
        <w:rPr>
          <w:rFonts w:ascii="Times New Roman" w:hAnsi="Times New Roman" w:cs="Times New Roman"/>
        </w:rPr>
        <w:br w:type="page"/>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lastRenderedPageBreak/>
        <w:t>Running Title: Evolution of the Recombination Pathway</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 xml:space="preserve">Keywords: </w:t>
      </w:r>
      <w:ins w:id="0" w:author="Dapper, Amy" w:date="2018-12-06T14:28:00Z">
        <w:r w:rsidR="00DC1967">
          <w:rPr>
            <w:rFonts w:ascii="Times New Roman" w:hAnsi="Times New Roman" w:cs="Times New Roman"/>
          </w:rPr>
          <w:t xml:space="preserve">pathway evolution, evolutionary rate, </w:t>
        </w:r>
      </w:ins>
      <w:ins w:id="1" w:author="Dapper, Amy" w:date="2018-12-06T14:29:00Z">
        <w:r w:rsidR="00DC1967">
          <w:rPr>
            <w:rFonts w:ascii="Times New Roman" w:hAnsi="Times New Roman" w:cs="Times New Roman"/>
          </w:rPr>
          <w:t xml:space="preserve">adaptive evolution, </w:t>
        </w:r>
      </w:ins>
      <w:ins w:id="2" w:author="Dapper, Amy" w:date="2018-12-06T14:27:00Z">
        <w:r w:rsidR="00DC1967">
          <w:rPr>
            <w:rFonts w:ascii="Times New Roman" w:hAnsi="Times New Roman" w:cs="Times New Roman"/>
          </w:rPr>
          <w:t xml:space="preserve">polymorphism, divergence </w:t>
        </w:r>
      </w:ins>
      <w:del w:id="3" w:author="Dapper, Amy" w:date="2018-12-06T14:27:00Z">
        <w:r w:rsidRPr="00DC1967" w:rsidDel="00DC1967">
          <w:rPr>
            <w:rFonts w:ascii="Times New Roman" w:hAnsi="Times New Roman" w:cs="Times New Roman"/>
            <w:b/>
          </w:rPr>
          <w:delText>(up to 5)</w:delText>
        </w:r>
      </w:del>
    </w:p>
    <w:p w:rsidR="006759ED" w:rsidRPr="0067072B" w:rsidRDefault="00743631" w:rsidP="0067072B">
      <w:pPr>
        <w:pStyle w:val="BodyText"/>
        <w:spacing w:line="360" w:lineRule="auto"/>
        <w:rPr>
          <w:rFonts w:ascii="Times New Roman" w:hAnsi="Times New Roman" w:cs="Times New Roman"/>
        </w:rPr>
      </w:pPr>
      <m:oMathPara>
        <m:oMath>
          <m:r>
            <w:rPr>
              <w:rFonts w:ascii="Cambria Math" w:hAnsi="Cambria Math" w:cs="Times New Roman"/>
            </w:rPr>
            <m:t> </m:t>
          </m:r>
        </m:oMath>
      </m:oMathPara>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 Corresponding Author</w:t>
      </w:r>
      <w:del w:id="4" w:author="Dapper, Amy" w:date="2018-12-06T14:34:00Z">
        <w:r w:rsidRPr="0067072B" w:rsidDel="00DC1967">
          <w:rPr>
            <w:rFonts w:ascii="Times New Roman" w:hAnsi="Times New Roman" w:cs="Times New Roman"/>
          </w:rPr>
          <w:delText xml:space="preserve"> </w:delText>
        </w:r>
      </w:del>
      <w:r w:rsidRPr="0067072B">
        <w:rPr>
          <w:rFonts w:ascii="Times New Roman" w:hAnsi="Times New Roman" w:cs="Times New Roman"/>
        </w:rPr>
        <w:t>: Amy L. Dapper</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Address: 295 E. Lee Blvd., P.O. Box GY, Mississippi State, MS 39762</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Phone: (662) 325-7575</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Email: dapper@biology.msstate.edu</w:t>
      </w:r>
    </w:p>
    <w:p w:rsidR="0067072B" w:rsidRPr="0067072B" w:rsidRDefault="0067072B" w:rsidP="0067072B">
      <w:pPr>
        <w:spacing w:line="360" w:lineRule="auto"/>
        <w:rPr>
          <w:rFonts w:ascii="Times New Roman" w:eastAsiaTheme="majorEastAsia" w:hAnsi="Times New Roman" w:cs="Times New Roman"/>
          <w:b/>
          <w:bCs/>
          <w:color w:val="4F81BD" w:themeColor="accent1"/>
        </w:rPr>
      </w:pPr>
      <w:bookmarkStart w:id="5" w:name="abstract"/>
      <w:r w:rsidRPr="0067072B">
        <w:rPr>
          <w:rFonts w:ascii="Times New Roman" w:hAnsi="Times New Roman" w:cs="Times New Roman"/>
        </w:rPr>
        <w:br w:type="page"/>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r w:rsidRPr="0067072B">
        <w:rPr>
          <w:rFonts w:ascii="Times New Roman" w:hAnsi="Times New Roman" w:cs="Times New Roman"/>
          <w:color w:val="000000" w:themeColor="text1"/>
          <w:sz w:val="24"/>
          <w:szCs w:val="24"/>
        </w:rPr>
        <w:lastRenderedPageBreak/>
        <w:t>Abstract</w:t>
      </w:r>
      <w:bookmarkEnd w:id="5"/>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Meiotic recombination, the exchange of genetic material between homologous chromosomes during meiosis, is required for successful gametogenesis in most sexually reproducing species. Recombination is also a fundamental evolutionary force, influencing the fate of new mutations and determining the genomic scale over which selection shapes genetic variation. Despite the central importance of recombination, basic questions about its evolution have yet to be addressed. Although many genes that play roles in recombination have been identified, the molecular evolution of most of these genes remains uncharacterized. Using a phylogenetic comparative approach, we measure rates of evolution in 32 recombination pathway genes across 16 mammalian species, spanning primates, murids, and laurasithians. By analyzing a carefully-selected panel of genes involved in key components of recombination – spanning double strand break formation, strand invasion, the crossover/non-crossover decision, and resolution – we generate a comprehensive picture of the evolution of the recombination pathway in mammals. Recombination genes exhibit marked heterogeneity in the rate of protein evolution, both across and within genes. We report signatures of rapid evolution and positive selection that could underlie species differences in recombination rate</w:t>
      </w:r>
      <w:ins w:id="6" w:author="Dapper, Amy" w:date="2018-12-06T14:30:00Z">
        <w:r w:rsidR="00DC1967">
          <w:rPr>
            <w:rFonts w:ascii="Times New Roman" w:hAnsi="Times New Roman" w:cs="Times New Roman"/>
            <w:color w:val="000000" w:themeColor="text1"/>
          </w:rPr>
          <w:t>.  We int</w:t>
        </w:r>
      </w:ins>
      <w:ins w:id="7" w:author="Dapper, Amy" w:date="2018-12-06T14:31:00Z">
        <w:r w:rsidR="00DC1967">
          <w:rPr>
            <w:rFonts w:ascii="Times New Roman" w:hAnsi="Times New Roman" w:cs="Times New Roman"/>
            <w:color w:val="000000" w:themeColor="text1"/>
          </w:rPr>
          <w:t xml:space="preserve">erpret our results in the context of the recombination pathway and </w:t>
        </w:r>
      </w:ins>
      <w:ins w:id="8" w:author="Dapper, Amy" w:date="2018-12-06T14:30:00Z">
        <w:r w:rsidR="00DC1967">
          <w:rPr>
            <w:rFonts w:ascii="Times New Roman" w:hAnsi="Times New Roman" w:cs="Times New Roman"/>
            <w:color w:val="000000" w:themeColor="text1"/>
          </w:rPr>
          <w:t xml:space="preserve">nominate </w:t>
        </w:r>
      </w:ins>
      <w:ins w:id="9" w:author="Dapper, Amy" w:date="2018-12-06T14:51:00Z">
        <w:r w:rsidR="003F6955">
          <w:rPr>
            <w:rFonts w:ascii="Times New Roman" w:hAnsi="Times New Roman" w:cs="Times New Roman"/>
            <w:color w:val="000000" w:themeColor="text1"/>
          </w:rPr>
          <w:t>candidate</w:t>
        </w:r>
      </w:ins>
      <w:ins w:id="10" w:author="Dapper, Amy" w:date="2018-12-06T14:30:00Z">
        <w:r w:rsidR="00DC1967">
          <w:rPr>
            <w:rFonts w:ascii="Times New Roman" w:hAnsi="Times New Roman" w:cs="Times New Roman"/>
            <w:color w:val="000000" w:themeColor="text1"/>
          </w:rPr>
          <w:t xml:space="preserve"> genes and steps </w:t>
        </w:r>
      </w:ins>
      <w:ins w:id="11" w:author="Dapper, Amy" w:date="2018-12-06T14:31:00Z">
        <w:r w:rsidR="00DC1967">
          <w:rPr>
            <w:rFonts w:ascii="Times New Roman" w:hAnsi="Times New Roman" w:cs="Times New Roman"/>
            <w:color w:val="000000" w:themeColor="text1"/>
          </w:rPr>
          <w:t xml:space="preserve">of the pathway </w:t>
        </w:r>
      </w:ins>
      <w:ins w:id="12" w:author="Dapper, Amy" w:date="2018-12-06T14:30:00Z">
        <w:r w:rsidR="00DC1967">
          <w:rPr>
            <w:rFonts w:ascii="Times New Roman" w:hAnsi="Times New Roman" w:cs="Times New Roman"/>
            <w:color w:val="000000" w:themeColor="text1"/>
          </w:rPr>
          <w:t xml:space="preserve">that are likely to </w:t>
        </w:r>
      </w:ins>
      <w:ins w:id="13" w:author="Dapper, Amy" w:date="2018-12-06T14:31:00Z">
        <w:r w:rsidR="00DC1967">
          <w:rPr>
            <w:rFonts w:ascii="Times New Roman" w:hAnsi="Times New Roman" w:cs="Times New Roman"/>
            <w:color w:val="000000" w:themeColor="text1"/>
          </w:rPr>
          <w:t>contribute to divergence in recombination rate among mammals.</w:t>
        </w:r>
      </w:ins>
      <w:del w:id="14" w:author="Dapper, Amy" w:date="2018-12-06T14:30:00Z">
        <w:r w:rsidRPr="0067072B" w:rsidDel="00DC1967">
          <w:rPr>
            <w:rFonts w:ascii="Times New Roman" w:hAnsi="Times New Roman" w:cs="Times New Roman"/>
            <w:color w:val="000000" w:themeColor="text1"/>
          </w:rPr>
          <w:delText xml:space="preserve">. </w:delText>
        </w:r>
        <w:r w:rsidRPr="0067072B" w:rsidDel="00DC1967">
          <w:rPr>
            <w:rFonts w:ascii="Times New Roman" w:hAnsi="Times New Roman" w:cs="Times New Roman"/>
            <w:b/>
            <w:color w:val="000000" w:themeColor="text1"/>
          </w:rPr>
          <w:delText>[NEEDS WORK HERE]</w:delText>
        </w:r>
      </w:del>
    </w:p>
    <w:p w:rsidR="006759ED" w:rsidRPr="0067072B" w:rsidDel="003F6955" w:rsidRDefault="00743631" w:rsidP="0067072B">
      <w:pPr>
        <w:pStyle w:val="BodyText"/>
        <w:spacing w:line="360" w:lineRule="auto"/>
        <w:rPr>
          <w:del w:id="15" w:author="Dapper, Amy" w:date="2018-12-06T14:51:00Z"/>
          <w:rFonts w:ascii="Times New Roman" w:hAnsi="Times New Roman" w:cs="Times New Roman"/>
          <w:color w:val="000000" w:themeColor="text1"/>
        </w:rPr>
      </w:pPr>
      <w:del w:id="16" w:author="Dapper, Amy" w:date="2018-12-06T14:51:00Z">
        <w:r w:rsidRPr="0067072B" w:rsidDel="003F6955">
          <w:rPr>
            <w:rFonts w:ascii="Times New Roman" w:hAnsi="Times New Roman" w:cs="Times New Roman"/>
            <w:color w:val="000000" w:themeColor="text1"/>
          </w:rPr>
          <w:delText>Abstract Word Count : (&lt; 250)</w:delText>
        </w:r>
      </w:del>
    </w:p>
    <w:p w:rsidR="0067072B" w:rsidRPr="0067072B" w:rsidRDefault="0067072B" w:rsidP="0067072B">
      <w:pPr>
        <w:spacing w:line="360" w:lineRule="auto"/>
        <w:rPr>
          <w:rFonts w:ascii="Times New Roman" w:eastAsiaTheme="majorEastAsia" w:hAnsi="Times New Roman" w:cs="Times New Roman"/>
          <w:b/>
          <w:bCs/>
          <w:color w:val="000000" w:themeColor="text1"/>
        </w:rPr>
      </w:pPr>
      <w:bookmarkStart w:id="17" w:name="introduction"/>
      <w:r w:rsidRPr="0067072B">
        <w:rPr>
          <w:rFonts w:ascii="Times New Roman" w:hAnsi="Times New Roman" w:cs="Times New Roman"/>
          <w:color w:val="000000" w:themeColor="text1"/>
        </w:rPr>
        <w:br w:type="page"/>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r w:rsidRPr="0067072B">
        <w:rPr>
          <w:rFonts w:ascii="Times New Roman" w:hAnsi="Times New Roman" w:cs="Times New Roman"/>
          <w:color w:val="000000" w:themeColor="text1"/>
          <w:sz w:val="24"/>
          <w:szCs w:val="24"/>
        </w:rPr>
        <w:lastRenderedPageBreak/>
        <w:t>Introduction</w:t>
      </w:r>
      <w:bookmarkEnd w:id="17"/>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The reciprocal exchange of DNA between homologous chromosomes during meiosis – recombination – is required for successful gametogenesis in most species that reproduce sexually (Hassold and Hunt 2001). The rate of recombination is a major determinant of patterns of genetic diversity in populations, influencing the fate of new mutations (Hill and Robertson 1966), the efficacy of selection (Felsenstein 1974; Charlesworth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1993; Comeron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1999; Gonen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and important features of the genomic landscape (Begun and Aquadro 1992; Charlesworth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1994; Duret and Arndt 2008).</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Although recombination rate is often treated as a constant, this fundamental parameter evolves over time. Genomic regions ranging in size from short sequences to entire chromosomes vary in recombination rate – both within and between species (Burt and Bell 1987; Broman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1998; Jeffreys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2005; Coop and Przeworski 2007;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Dumont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Smukowski and Noor 2011; Comeron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Segura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Dapper and Payseur 2017; Stapley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Genome-wide association studies are beginning to reveal the genetic basis of differences in recombination rate within species. Individual recombination rates have been associated with variation in specific genes in populations of </w:t>
      </w:r>
      <w:r w:rsidRPr="0067072B">
        <w:rPr>
          <w:rFonts w:ascii="Times New Roman" w:hAnsi="Times New Roman" w:cs="Times New Roman"/>
          <w:i/>
          <w:color w:val="000000" w:themeColor="text1"/>
        </w:rPr>
        <w:t>Drosophila melanogaster</w:t>
      </w:r>
      <w:r w:rsidRPr="0067072B">
        <w:rPr>
          <w:rFonts w:ascii="Times New Roman" w:hAnsi="Times New Roman" w:cs="Times New Roman"/>
          <w:color w:val="000000" w:themeColor="text1"/>
        </w:rPr>
        <w:t xml:space="preserve"> (Hunter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humans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2014; Chowdhury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Fledel-Alon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domesticated cattle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domesticated sheep (Petit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Soay sheep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and red deer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Variants in several of these genes correlate with recombination rate in multiple species, including: </w:t>
      </w:r>
      <w:r w:rsidRPr="0067072B">
        <w:rPr>
          <w:rFonts w:ascii="Times New Roman" w:hAnsi="Times New Roman" w:cs="Times New Roman"/>
          <w:i/>
          <w:color w:val="000000" w:themeColor="text1"/>
        </w:rPr>
        <w:t>Rnf212</w:t>
      </w:r>
      <w:r w:rsidRPr="0067072B">
        <w:rPr>
          <w:rFonts w:ascii="Times New Roman" w:hAnsi="Times New Roman" w:cs="Times New Roman"/>
          <w:color w:val="000000" w:themeColor="text1"/>
        </w:rPr>
        <w:t xml:space="preserve">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Chowdhury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Fledel-Alon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Petit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w:t>
      </w:r>
      <w:r w:rsidRPr="0067072B">
        <w:rPr>
          <w:rFonts w:ascii="Times New Roman" w:hAnsi="Times New Roman" w:cs="Times New Roman"/>
          <w:i/>
          <w:color w:val="000000" w:themeColor="text1"/>
        </w:rPr>
        <w:t>Rnf212B</w:t>
      </w:r>
      <w:r w:rsidRPr="0067072B">
        <w:rPr>
          <w:rFonts w:ascii="Times New Roman" w:hAnsi="Times New Roman" w:cs="Times New Roman"/>
          <w:color w:val="000000" w:themeColor="text1"/>
        </w:rPr>
        <w:t xml:space="preserve">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2018;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w:t>
      </w:r>
      <w:r w:rsidRPr="0067072B">
        <w:rPr>
          <w:rFonts w:ascii="Times New Roman" w:hAnsi="Times New Roman" w:cs="Times New Roman"/>
          <w:i/>
          <w:color w:val="000000" w:themeColor="text1"/>
        </w:rPr>
        <w:t>Rec8</w:t>
      </w:r>
      <w:r w:rsidRPr="0067072B">
        <w:rPr>
          <w:rFonts w:ascii="Times New Roman" w:hAnsi="Times New Roman" w:cs="Times New Roman"/>
          <w:color w:val="000000" w:themeColor="text1"/>
        </w:rPr>
        <w:t xml:space="preserve">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2018), </w:t>
      </w:r>
      <w:r w:rsidRPr="0067072B">
        <w:rPr>
          <w:rFonts w:ascii="Times New Roman" w:hAnsi="Times New Roman" w:cs="Times New Roman"/>
          <w:i/>
          <w:color w:val="000000" w:themeColor="text1"/>
        </w:rPr>
        <w:t>Hei10/Ccnb1ip1</w:t>
      </w:r>
      <w:r w:rsidRPr="0067072B">
        <w:rPr>
          <w:rFonts w:ascii="Times New Roman" w:hAnsi="Times New Roman" w:cs="Times New Roman"/>
          <w:color w:val="000000" w:themeColor="text1"/>
        </w:rPr>
        <w:t xml:space="preserve">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Petit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w:t>
      </w:r>
      <w:r w:rsidRPr="0067072B">
        <w:rPr>
          <w:rFonts w:ascii="Times New Roman" w:hAnsi="Times New Roman" w:cs="Times New Roman"/>
          <w:i/>
          <w:color w:val="000000" w:themeColor="text1"/>
        </w:rPr>
        <w:t>Cplx1</w:t>
      </w:r>
      <w:r w:rsidRPr="0067072B">
        <w:rPr>
          <w:rFonts w:ascii="Times New Roman" w:hAnsi="Times New Roman" w:cs="Times New Roman"/>
          <w:color w:val="000000" w:themeColor="text1"/>
        </w:rPr>
        <w:t xml:space="preserve">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and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(Fledel-Alon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lastRenderedPageBreak/>
        <w:t xml:space="preserve">In contrast, the genetics of recombination rate variation among species remains poorly understood. Divergence at the di-cistronic gene </w:t>
      </w:r>
      <w:r w:rsidRPr="0067072B">
        <w:rPr>
          <w:rFonts w:ascii="Times New Roman" w:hAnsi="Times New Roman" w:cs="Times New Roman"/>
          <w:i/>
          <w:color w:val="000000" w:themeColor="text1"/>
        </w:rPr>
        <w:t>mei-217/mei-218</w:t>
      </w:r>
      <w:r w:rsidRPr="0067072B">
        <w:rPr>
          <w:rFonts w:ascii="Times New Roman" w:hAnsi="Times New Roman" w:cs="Times New Roman"/>
          <w:color w:val="000000" w:themeColor="text1"/>
        </w:rPr>
        <w:t xml:space="preserve"> explains much of the disparity in genetic map length between </w:t>
      </w:r>
      <w:r w:rsidRPr="0067072B">
        <w:rPr>
          <w:rFonts w:ascii="Times New Roman" w:hAnsi="Times New Roman" w:cs="Times New Roman"/>
          <w:i/>
          <w:color w:val="000000" w:themeColor="text1"/>
        </w:rPr>
        <w:t>D. melanogaster</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D. mauritiana</w:t>
      </w:r>
      <w:r w:rsidRPr="0067072B">
        <w:rPr>
          <w:rFonts w:ascii="Times New Roman" w:hAnsi="Times New Roman" w:cs="Times New Roman"/>
          <w:color w:val="000000" w:themeColor="text1"/>
        </w:rPr>
        <w:t xml:space="preserve"> (Brand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w:t>
      </w:r>
      <w:r w:rsidRPr="0067072B">
        <w:rPr>
          <w:rFonts w:ascii="Times New Roman" w:hAnsi="Times New Roman" w:cs="Times New Roman"/>
          <w:i/>
          <w:color w:val="000000" w:themeColor="text1"/>
        </w:rPr>
        <w:t>mei-217/mei-218</w:t>
      </w:r>
      <w:r w:rsidRPr="0067072B">
        <w:rPr>
          <w:rFonts w:ascii="Times New Roman" w:hAnsi="Times New Roman" w:cs="Times New Roman"/>
          <w:color w:val="000000" w:themeColor="text1"/>
        </w:rPr>
        <w:t xml:space="preserve"> is the only gene known to confer a recombination rate difference between species, though quantitative trait loci that contribute to shifts in rate among subspecies of house mice have been identified (Dumont and Payseur 2010; Murdoch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Balcova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One strategy for understanding how species diverge in recombination rate is to inspect patterns of molecular evolution at genes involved in the recombination pathway. This approach incorporates knowledge of the molecular and cellular determinants of recombination and is motivated by successful examples. </w:t>
      </w:r>
      <w:r w:rsidRPr="0067072B">
        <w:rPr>
          <w:rFonts w:ascii="Times New Roman" w:hAnsi="Times New Roman" w:cs="Times New Roman"/>
          <w:i/>
          <w:color w:val="000000" w:themeColor="text1"/>
        </w:rPr>
        <w:t>mei-217/mei-218</w:t>
      </w:r>
      <w:r w:rsidRPr="0067072B">
        <w:rPr>
          <w:rFonts w:ascii="Times New Roman" w:hAnsi="Times New Roman" w:cs="Times New Roman"/>
          <w:color w:val="000000" w:themeColor="text1"/>
        </w:rPr>
        <w:t xml:space="preserve"> was targeted for functional analysis based on its profile of rapid evolution between </w:t>
      </w:r>
      <w:r w:rsidRPr="0067072B">
        <w:rPr>
          <w:rFonts w:ascii="Times New Roman" w:hAnsi="Times New Roman" w:cs="Times New Roman"/>
          <w:i/>
          <w:color w:val="000000" w:themeColor="text1"/>
        </w:rPr>
        <w:t>D. melanogaster</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D. mauritiana</w:t>
      </w:r>
      <w:r w:rsidRPr="0067072B">
        <w:rPr>
          <w:rFonts w:ascii="Times New Roman" w:hAnsi="Times New Roman" w:cs="Times New Roman"/>
          <w:color w:val="000000" w:themeColor="text1"/>
        </w:rPr>
        <w:t xml:space="preserve"> (Brand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a protein that positions recombination hotspots in house mice and humans through histone methylation (Myers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Parvanov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Grey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Paigen2018; 2018), shows accelerated divergence across mammals (Oliver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The rapid evolution of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 which localizes to its zinc-finger DNA binding domain (Oliver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 appears to be driven by selective pressure to recognize new hotpot motifs as old ones are destroyed via biased gene conversion (Myers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Ubeda and Wilkins 2011; Lesecque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Latrille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Although these examples demonstrate the promise of signatures of molecular evolution for illuminating recombination rate differences between species, patterns of divergence have yet to be reported for most genes involved in meiotic recombination.</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Mammals provide a useful system for dissecting the molecular evolution of the recombination pathway for several reasons. First, the evolution of recombination rate has been measured along the mammalian phylogeny (Dumont and Payseur 2008; Segura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Second, recombination rate variation has been associated with specific genes in mammalian populations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2014; Chowdhury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2018;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Petit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Third, laboratory mice have proven to be instrumental in the identification and functional characterization of recombination genes (Vries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1999; Baudat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2000; Romanienko and Camerini-Otero 2000; Yang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Ward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2007; Schramm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Bisig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Bolcun-Filas and Schimenti 2012; La Salle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Kumar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Finsterbusch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Stanzione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w:t>
      </w:r>
      <w:proofErr w:type="gramStart"/>
      <w:r w:rsidRPr="0067072B">
        <w:rPr>
          <w:rFonts w:ascii="Times New Roman" w:hAnsi="Times New Roman" w:cs="Times New Roman"/>
          <w:color w:val="000000" w:themeColor="text1"/>
        </w:rPr>
        <w:t>) .</w:t>
      </w:r>
      <w:proofErr w:type="gramEnd"/>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lastRenderedPageBreak/>
        <w:t xml:space="preserve">Work in mice indicates that the mammalian recombination pathway is roughly divided into five major steps, each of which is regulated by a handful of genes. The first step is the formation of hundreds of double strand breaks (DSBs) throughout the genome (Bergerat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1997; Keeney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1997; Baudat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2000; Romanienko and Camerini-Otero 2000; Baudat and Massy 2007; Finsterbusch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Lange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After formation, DSBs are identified, processed, and paired with their corresponding location on the homologous chromosome through the processes of homology search and strand invasion (Keeney 2007; Cloud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Brown and Bishop 2014; Finsterbusch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Kobayashi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Oh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Xu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The pairing of homologous chromosomes is then stabilized by a proteinaceous structure referred to as the synaptonemal complex (SC) (Meuwissen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1992; Schmekel and Daneholt 1995; Costa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2005; Vries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2005; Hamer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Yang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Schramm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Fraune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Hernández-Hernández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The SC also forms a substrate on which the eventual crossover events will take place</w:t>
      </w:r>
      <w:ins w:id="18" w:author="Dapper, Amy" w:date="2018-12-06T14:40:00Z">
        <w:r w:rsidR="00282DD5">
          <w:rPr>
            <w:rFonts w:ascii="Times New Roman" w:hAnsi="Times New Roman" w:cs="Times New Roman"/>
            <w:color w:val="000000" w:themeColor="text1"/>
          </w:rPr>
          <w:t xml:space="preserve"> (</w:t>
        </w:r>
      </w:ins>
      <w:ins w:id="19" w:author="Dapper, Amy" w:date="2018-12-06T14:41:00Z">
        <w:r w:rsidR="00282DD5">
          <w:rPr>
            <w:rFonts w:ascii="Times New Roman" w:hAnsi="Times New Roman" w:cs="Times New Roman"/>
            <w:color w:val="000000" w:themeColor="text1"/>
          </w:rPr>
          <w:t>Page and Hawley 2004</w:t>
        </w:r>
      </w:ins>
      <w:ins w:id="20" w:author="Dapper, Amy" w:date="2018-12-06T14:40:00Z">
        <w:r w:rsidR="00282DD5">
          <w:rPr>
            <w:rFonts w:ascii="Times New Roman" w:hAnsi="Times New Roman" w:cs="Times New Roman"/>
            <w:color w:val="000000" w:themeColor="text1"/>
          </w:rPr>
          <w:t xml:space="preserve">; Hamer </w:t>
        </w:r>
        <w:r w:rsidR="00282DD5" w:rsidRPr="00282DD5">
          <w:rPr>
            <w:rFonts w:ascii="Times New Roman" w:hAnsi="Times New Roman" w:cs="Times New Roman"/>
            <w:i/>
            <w:color w:val="000000" w:themeColor="text1"/>
          </w:rPr>
          <w:t>et al.</w:t>
        </w:r>
        <w:r w:rsidR="00282DD5">
          <w:rPr>
            <w:rFonts w:ascii="Times New Roman" w:hAnsi="Times New Roman" w:cs="Times New Roman"/>
            <w:color w:val="000000" w:themeColor="text1"/>
          </w:rPr>
          <w:t xml:space="preserve"> 2008</w:t>
        </w:r>
      </w:ins>
      <w:ins w:id="21" w:author="Dapper, Amy" w:date="2018-12-06T14:41:00Z">
        <w:r w:rsidR="00282DD5">
          <w:rPr>
            <w:rFonts w:ascii="Times New Roman" w:hAnsi="Times New Roman" w:cs="Times New Roman"/>
            <w:color w:val="000000" w:themeColor="text1"/>
          </w:rPr>
          <w:t>)</w:t>
        </w:r>
      </w:ins>
      <w:ins w:id="22" w:author="Dapper, Amy" w:date="2018-12-06T14:40:00Z">
        <w:r w:rsidR="00282DD5">
          <w:rPr>
            <w:rFonts w:ascii="Times New Roman" w:hAnsi="Times New Roman" w:cs="Times New Roman"/>
            <w:color w:val="000000" w:themeColor="text1"/>
          </w:rPr>
          <w:t xml:space="preserve"> </w:t>
        </w:r>
      </w:ins>
      <w:del w:id="23" w:author="Dapper, Amy" w:date="2018-12-06T14:40:00Z">
        <w:r w:rsidRPr="0067072B" w:rsidDel="00282DD5">
          <w:rPr>
            <w:rFonts w:ascii="Times New Roman" w:hAnsi="Times New Roman" w:cs="Times New Roman"/>
            <w:color w:val="000000" w:themeColor="text1"/>
          </w:rPr>
          <w:delText>[</w:delText>
        </w:r>
        <w:r w:rsidRPr="0067072B" w:rsidDel="00282DD5">
          <w:rPr>
            <w:rFonts w:ascii="Times New Roman" w:hAnsi="Times New Roman" w:cs="Times New Roman"/>
            <w:b/>
            <w:color w:val="000000" w:themeColor="text1"/>
          </w:rPr>
          <w:delText>citations</w:delText>
        </w:r>
        <w:r w:rsidRPr="0067072B" w:rsidDel="00282DD5">
          <w:rPr>
            <w:rFonts w:ascii="Times New Roman" w:hAnsi="Times New Roman" w:cs="Times New Roman"/>
            <w:color w:val="000000" w:themeColor="text1"/>
          </w:rPr>
          <w:delText>]</w:delText>
        </w:r>
      </w:del>
      <w:r w:rsidRPr="0067072B">
        <w:rPr>
          <w:rFonts w:ascii="Times New Roman" w:hAnsi="Times New Roman" w:cs="Times New Roman"/>
          <w:color w:val="000000" w:themeColor="text1"/>
        </w:rPr>
        <w:t xml:space="preserve">. It is at this point that a small subset of DSBs is designated to mature into crossovers, leaving the majority of DSBs to be resolved as non-crossovers (Snowden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2004; Yang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Reynolds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Finsterbusch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Rao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Finally, this designation is followed, and each DSB is repaired as a crossover or a non-crossover (Baker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1996; Edelmann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1996; Lipkin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2002; Rogacheva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Xu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In this article, we examine the molecular evolution of 32 key recombination genes, evenly distributed across each major step in the recombination pathway, in 16 mammalian species spanning primates, murals and laurasiatherians. Our results identify steps of the pathway most likely to contribute to differences in recombination rate between species.</w:t>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bookmarkStart w:id="24" w:name="materials-and-methods"/>
      <w:r w:rsidRPr="0067072B">
        <w:rPr>
          <w:rFonts w:ascii="Times New Roman" w:hAnsi="Times New Roman" w:cs="Times New Roman"/>
          <w:color w:val="000000" w:themeColor="text1"/>
          <w:sz w:val="24"/>
          <w:szCs w:val="24"/>
        </w:rPr>
        <w:t>Materials and Methods</w:t>
      </w:r>
      <w:bookmarkEnd w:id="24"/>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25" w:name="data-acquisition-processing"/>
      <w:r w:rsidRPr="0067072B">
        <w:rPr>
          <w:rFonts w:ascii="Times New Roman" w:hAnsi="Times New Roman" w:cs="Times New Roman"/>
          <w:color w:val="000000" w:themeColor="text1"/>
          <w:sz w:val="24"/>
          <w:szCs w:val="24"/>
        </w:rPr>
        <w:t>Data Acquisition &amp; Processing</w:t>
      </w:r>
      <w:bookmarkEnd w:id="25"/>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selected a focal panel of 32 recombination genes (See Table1). The panel was constructed to: (1) cover each major step in the recombination pathway as evenly as possible, (2) contain genes that have integral functions in each step, and (3) include genes that have been associated with inter-individual differences in recombination rate within mammalian populations. Reference </w:t>
      </w:r>
      <w:r w:rsidRPr="0067072B">
        <w:rPr>
          <w:rFonts w:ascii="Times New Roman" w:hAnsi="Times New Roman" w:cs="Times New Roman"/>
          <w:color w:val="000000" w:themeColor="text1"/>
        </w:rPr>
        <w:lastRenderedPageBreak/>
        <w:t>sequences from 16 species of mammals for each gene were downloaded from both NCBI and Ensembl (Release-</w:t>
      </w:r>
      <w:proofErr w:type="gramStart"/>
      <w:r w:rsidRPr="0067072B">
        <w:rPr>
          <w:rFonts w:ascii="Times New Roman" w:hAnsi="Times New Roman" w:cs="Times New Roman"/>
          <w:color w:val="000000" w:themeColor="text1"/>
        </w:rPr>
        <w:t>89)(</w:t>
      </w:r>
      <w:proofErr w:type="gramEnd"/>
      <w:r w:rsidRPr="0067072B">
        <w:rPr>
          <w:rFonts w:ascii="Times New Roman" w:hAnsi="Times New Roman" w:cs="Times New Roman"/>
          <w:color w:val="000000" w:themeColor="text1"/>
        </w:rPr>
        <w:t xml:space="preserve">Wheeler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Zerbino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Alternative splicing is widespread and presents a challenge for molecular evolution studies (Pan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Barbosa-Morais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To focus our analyses on coding sequences that are transcribed during meiosis and to validate the computational annotations for each gene in each species, we used available testes expression datasets. We downloaded raw testes expression data for each species from NCBI Gene Expression Omnibus (GEO) (Table S</w:t>
      </w:r>
      <w:proofErr w:type="gramStart"/>
      <w:r w:rsidRPr="0067072B">
        <w:rPr>
          <w:rFonts w:ascii="Times New Roman" w:hAnsi="Times New Roman" w:cs="Times New Roman"/>
          <w:color w:val="000000" w:themeColor="text1"/>
        </w:rPr>
        <w:t>1)(</w:t>
      </w:r>
      <w:proofErr w:type="gramEnd"/>
      <w:r w:rsidRPr="0067072B">
        <w:rPr>
          <w:rFonts w:ascii="Times New Roman" w:hAnsi="Times New Roman" w:cs="Times New Roman"/>
          <w:color w:val="000000" w:themeColor="text1"/>
        </w:rPr>
        <w:t xml:space="preserve">Barrett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We converted the SRA files into FASTQ files using SRAtoolkit (Leinonen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The reads were mapped to an indexed reference genome (Table S2,3) (Bowtie2, (Langmead and Salzberg 2012)) using TopHat (Trapnell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The resulting bam files were sorted using Samtools (Li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and visualized using IGV 2.4.10 (Thorvaldsdóttir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We used this approach to: (1) identify the transcript expressed in testes, (2) check the reference transcript for errors, and (3) revise the reference transcript based upon the transcript data.</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compared expression data to annotations from both Ensembl and NCBI (Wheeler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Zerbino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When both transcripts were identical, we selected the NCBI transcript. The Ensembl transcript was used instead when: (1) the NCBI reference sequence was not available, (2) when none of the NCBI transcripts matched the expression data, or (3) when there were sequence differences between the two transcripts and the Ensembl transcript was more parsimonious - (i.e. had the fewest differences when compared to the rest of sequences in the alignment). The use of testes expression data was a key quality control step and the inclusion of species in this study was primarily determined by the availability of testes expression data.</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26" w:name="phylogenetic-comparative-approach"/>
      <w:r w:rsidRPr="0067072B">
        <w:rPr>
          <w:rFonts w:ascii="Times New Roman" w:hAnsi="Times New Roman" w:cs="Times New Roman"/>
          <w:color w:val="000000" w:themeColor="text1"/>
          <w:sz w:val="24"/>
          <w:szCs w:val="24"/>
        </w:rPr>
        <w:t>Phylogenetic Comparative Approach</w:t>
      </w:r>
      <w:bookmarkEnd w:id="26"/>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For each gene, we used phylogenetic analysis by maximum likelihood (PAML 4.8) to measure the rate of evolution across the mammalian phylogeny and to search for molecular signatures indicative of positive selection (Table 2) (Yang 1997, 2007). This approach requires a sequence alignment and a phylogenetic tree. For each gene, sequences were aligned using Translator X, a codon-based alignment tool, powered by MUSCLE v3.8.31 (Edgar 2004; Abascal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Each alignment was examined by hand and edited as necessary. We used a species tree that </w:t>
      </w:r>
      <w:r w:rsidRPr="0067072B">
        <w:rPr>
          <w:rFonts w:ascii="Times New Roman" w:hAnsi="Times New Roman" w:cs="Times New Roman"/>
          <w:color w:val="000000" w:themeColor="text1"/>
        </w:rPr>
        <w:lastRenderedPageBreak/>
        <w:t xml:space="preserve">reflects current understanding of the phylogenetic relationships of the species included in our study (Figure </w:t>
      </w:r>
      <w:proofErr w:type="gramStart"/>
      <w:r w:rsidRPr="0067072B">
        <w:rPr>
          <w:rFonts w:ascii="Times New Roman" w:hAnsi="Times New Roman" w:cs="Times New Roman"/>
          <w:color w:val="000000" w:themeColor="text1"/>
        </w:rPr>
        <w:t>1)(</w:t>
      </w:r>
      <w:proofErr w:type="gramEnd"/>
      <w:r w:rsidRPr="0067072B">
        <w:rPr>
          <w:rFonts w:ascii="Times New Roman" w:hAnsi="Times New Roman" w:cs="Times New Roman"/>
          <w:color w:val="000000" w:themeColor="text1"/>
        </w:rPr>
        <w:t xml:space="preserve">Prasad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Perelman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Fan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Chen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Due to the ambiguity in the relationship between laurasithians and the placement of tree shrews, we also inferred gene trees using MrBayes (Ronquist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Fan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Chen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This approach allowed us to account for effects of incomplete lineage sorting (ILS) (Pamilo and Nei 1988; Rosenberg 2002; Scornavacca and Galtier 2017). Using gene trees and using the consensus species tree produced highly similar results (Table S4).</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For 19 genes, transcripts from all 16 species were used. For 11 genes in which the chimpanzee and bonobo sequences were identical, we excluded the bonobo sequence. For one gene in which the chimpanzee, bonobo and human sequences were all identical, we excluded the chimpanzee and bonobo sequences</w:t>
      </w:r>
      <w:del w:id="27" w:author="Dapper, Amy" w:date="2018-12-06T14:52:00Z">
        <w:r w:rsidRPr="0067072B" w:rsidDel="003F6955">
          <w:rPr>
            <w:rFonts w:ascii="Times New Roman" w:hAnsi="Times New Roman" w:cs="Times New Roman"/>
            <w:color w:val="000000" w:themeColor="text1"/>
          </w:rPr>
          <w:delText xml:space="preserve">. </w:delText>
        </w:r>
        <w:r w:rsidRPr="0067072B" w:rsidDel="003F6955">
          <w:rPr>
            <w:rFonts w:ascii="Times New Roman" w:hAnsi="Times New Roman" w:cs="Times New Roman"/>
            <w:b/>
            <w:color w:val="000000" w:themeColor="text1"/>
          </w:rPr>
          <w:delText>In only a small number of instances</w:delText>
        </w:r>
      </w:del>
      <w:ins w:id="28" w:author="Dapper, Amy" w:date="2018-12-06T14:52:00Z">
        <w:r w:rsidR="003F6955">
          <w:rPr>
            <w:rFonts w:ascii="Times New Roman" w:hAnsi="Times New Roman" w:cs="Times New Roman"/>
            <w:color w:val="000000" w:themeColor="text1"/>
          </w:rPr>
          <w:t xml:space="preserve">.  </w:t>
        </w:r>
      </w:ins>
      <w:ins w:id="29" w:author="Dapper, Amy" w:date="2018-12-06T14:54:00Z">
        <w:r w:rsidR="003F6955">
          <w:rPr>
            <w:rFonts w:ascii="Times New Roman" w:hAnsi="Times New Roman" w:cs="Times New Roman"/>
            <w:color w:val="000000" w:themeColor="text1"/>
          </w:rPr>
          <w:t xml:space="preserve">In only </w:t>
        </w:r>
      </w:ins>
      <w:ins w:id="30" w:author="Dapper, Amy" w:date="2018-12-06T15:02:00Z">
        <w:r w:rsidR="003F6955">
          <w:rPr>
            <w:rFonts w:ascii="Times New Roman" w:hAnsi="Times New Roman" w:cs="Times New Roman"/>
            <w:color w:val="000000" w:themeColor="text1"/>
          </w:rPr>
          <w:t>two</w:t>
        </w:r>
      </w:ins>
      <w:ins w:id="31" w:author="Dapper, Amy" w:date="2018-12-06T14:54:00Z">
        <w:r w:rsidR="003F6955">
          <w:rPr>
            <w:rFonts w:ascii="Times New Roman" w:hAnsi="Times New Roman" w:cs="Times New Roman"/>
            <w:color w:val="000000" w:themeColor="text1"/>
          </w:rPr>
          <w:t xml:space="preserve"> case</w:t>
        </w:r>
      </w:ins>
      <w:ins w:id="32" w:author="Dapper, Amy" w:date="2018-12-06T15:02:00Z">
        <w:r w:rsidR="003F6955">
          <w:rPr>
            <w:rFonts w:ascii="Times New Roman" w:hAnsi="Times New Roman" w:cs="Times New Roman"/>
            <w:color w:val="000000" w:themeColor="text1"/>
          </w:rPr>
          <w:t>s</w:t>
        </w:r>
      </w:ins>
      <w:r w:rsidRPr="001B5DB4">
        <w:rPr>
          <w:rFonts w:ascii="Times New Roman" w:hAnsi="Times New Roman" w:cs="Times New Roman"/>
          <w:color w:val="000000" w:themeColor="text1"/>
        </w:rPr>
        <w:t xml:space="preserve">, a suitable reference sequence could not be identified for </w:t>
      </w:r>
      <w:del w:id="33" w:author="Dapper, Amy" w:date="2018-12-06T14:54:00Z">
        <w:r w:rsidRPr="001B5DB4" w:rsidDel="003F6955">
          <w:rPr>
            <w:rFonts w:ascii="Times New Roman" w:hAnsi="Times New Roman" w:cs="Times New Roman"/>
            <w:color w:val="000000" w:themeColor="text1"/>
          </w:rPr>
          <w:delText>a given</w:delText>
        </w:r>
      </w:del>
      <w:ins w:id="34" w:author="Dapper, Amy" w:date="2018-12-06T14:54:00Z">
        <w:r w:rsidR="003F6955" w:rsidRPr="001B5DB4">
          <w:rPr>
            <w:rFonts w:ascii="Times New Roman" w:hAnsi="Times New Roman" w:cs="Times New Roman"/>
            <w:color w:val="000000" w:themeColor="text1"/>
          </w:rPr>
          <w:t>one</w:t>
        </w:r>
      </w:ins>
      <w:r w:rsidRPr="001B5DB4">
        <w:rPr>
          <w:rFonts w:ascii="Times New Roman" w:hAnsi="Times New Roman" w:cs="Times New Roman"/>
          <w:color w:val="000000" w:themeColor="text1"/>
        </w:rPr>
        <w:t xml:space="preserve"> species.</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We estimated rates of synonymous and non-synonymous substitutions per site using the CODEML program in PAML4.8 (Yang 2007). This program considers multiple substitutions per site, different rates of transitions and transversions, and effects of codon usage (Yang 2007). Rates of substitution were computed for 6 different models of molecular evolution (Table 2). The fit of each model was compared using a likelihood ratio test. Reported substitution rates assume the best-fit model for each gene.</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35" w:name="identifying-signatures-of-selection"/>
      <w:r w:rsidRPr="0067072B">
        <w:rPr>
          <w:rFonts w:ascii="Times New Roman" w:hAnsi="Times New Roman" w:cs="Times New Roman"/>
          <w:color w:val="000000" w:themeColor="text1"/>
          <w:sz w:val="24"/>
          <w:szCs w:val="24"/>
        </w:rPr>
        <w:t>Identifying Signatures of Selection</w:t>
      </w:r>
      <w:bookmarkEnd w:id="35"/>
    </w:p>
    <w:p w:rsidR="006759ED" w:rsidRPr="008C29E6"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To test for positive selection, we compared the fit of models including a class of sites with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greater than 1 to the fit of models in which all classes of sites have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values equal to, or less than, 1. Specifically, we report three comparisons: M1 vs. M2, M7 vs. M8, and M8 vs. M8a (Table 2). The first comparison, M1 vs. M2, compares a model with two classes of sites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&lt; 1,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1) to a model with a third class of sites where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is greater than 1, indicative of positive selection (Yang 2007). More complex models (M7 &amp; M8) were developed to </w:t>
      </w:r>
      <w:del w:id="36" w:author="Dapper, Amy" w:date="2018-12-06T14:34:00Z">
        <w:r w:rsidRPr="0067072B" w:rsidDel="00DC1967">
          <w:rPr>
            <w:rFonts w:ascii="Times New Roman" w:hAnsi="Times New Roman" w:cs="Times New Roman"/>
            <w:color w:val="000000" w:themeColor="text1"/>
          </w:rPr>
          <w:delText>take into account</w:delText>
        </w:r>
      </w:del>
      <w:ins w:id="37" w:author="Dapper, Amy" w:date="2018-12-06T14:34:00Z">
        <w:r w:rsidR="00DC1967" w:rsidRPr="0067072B">
          <w:rPr>
            <w:rFonts w:ascii="Times New Roman" w:hAnsi="Times New Roman" w:cs="Times New Roman"/>
            <w:color w:val="000000" w:themeColor="text1"/>
          </w:rPr>
          <w:t>consider</w:t>
        </w:r>
      </w:ins>
      <w:r w:rsidRPr="0067072B">
        <w:rPr>
          <w:rFonts w:ascii="Times New Roman" w:hAnsi="Times New Roman" w:cs="Times New Roman"/>
          <w:color w:val="000000" w:themeColor="text1"/>
        </w:rPr>
        <w:t xml:space="preserve"> variation in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less than 1 among sites within genes by including 10 site classes drawn from a beta distribution ranging between 0 and 1 (Yang 2007). In this case, Model 8 includes one additional class of sites in which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is greater than 1 (for a total of 11 site classes), allowing for the identification of signatures of positive selection (Yang 2007). In cases in which a large fraction </w:t>
      </w:r>
      <w:r w:rsidRPr="0067072B">
        <w:rPr>
          <w:rFonts w:ascii="Times New Roman" w:hAnsi="Times New Roman" w:cs="Times New Roman"/>
          <w:color w:val="000000" w:themeColor="text1"/>
        </w:rPr>
        <w:lastRenderedPageBreak/>
        <w:t>of sites within a gene are evolving neutrally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1), Model 8 will fit significantly better due to a very poor fit of Model 7 rather than a signature of positive selection. To avoid incorrectly identifying signatures of positive selection, Model 8 is also compared to Model 8a which contains a larger fraction of neutrally evolving sites than Model 7 </w:t>
      </w:r>
      <w:del w:id="38" w:author="Dapper, Amy" w:date="2018-12-06T14:44:00Z">
        <w:r w:rsidRPr="0067072B" w:rsidDel="00282DD5">
          <w:rPr>
            <w:rFonts w:ascii="Times New Roman" w:hAnsi="Times New Roman" w:cs="Times New Roman"/>
            <w:color w:val="000000" w:themeColor="text1"/>
          </w:rPr>
          <w:delText>[</w:delText>
        </w:r>
        <w:r w:rsidRPr="0067072B" w:rsidDel="00282DD5">
          <w:rPr>
            <w:rFonts w:ascii="Times New Roman" w:hAnsi="Times New Roman" w:cs="Times New Roman"/>
            <w:b/>
            <w:color w:val="000000" w:themeColor="text1"/>
          </w:rPr>
          <w:delText>citations</w:delText>
        </w:r>
        <w:r w:rsidRPr="0067072B" w:rsidDel="00282DD5">
          <w:rPr>
            <w:rFonts w:ascii="Times New Roman" w:hAnsi="Times New Roman" w:cs="Times New Roman"/>
            <w:color w:val="000000" w:themeColor="text1"/>
          </w:rPr>
          <w:delText>]</w:delText>
        </w:r>
      </w:del>
      <w:ins w:id="39" w:author="Dapper, Amy" w:date="2018-12-06T14:44:00Z">
        <w:r w:rsidR="00282DD5">
          <w:rPr>
            <w:rFonts w:ascii="Times New Roman" w:hAnsi="Times New Roman" w:cs="Times New Roman"/>
            <w:color w:val="000000" w:themeColor="text1"/>
          </w:rPr>
          <w:t>(Swanson et al. 2003)</w:t>
        </w:r>
      </w:ins>
      <w:r w:rsidRPr="0067072B">
        <w:rPr>
          <w:rFonts w:ascii="Times New Roman" w:hAnsi="Times New Roman" w:cs="Times New Roman"/>
          <w:color w:val="000000" w:themeColor="text1"/>
        </w:rPr>
        <w:t xml:space="preserve">. </w:t>
      </w:r>
      <w:r w:rsidRPr="008C29E6">
        <w:rPr>
          <w:rFonts w:ascii="Times New Roman" w:hAnsi="Times New Roman" w:cs="Times New Roman"/>
          <w:color w:val="000000" w:themeColor="text1"/>
        </w:rPr>
        <w:t xml:space="preserve">We also report the number of </w:t>
      </w:r>
      <w:ins w:id="40" w:author="Dapper, Amy" w:date="2018-12-06T16:47:00Z">
        <w:r w:rsidR="008C29E6" w:rsidRPr="008C29E6">
          <w:rPr>
            <w:rFonts w:ascii="Times New Roman" w:hAnsi="Times New Roman" w:cs="Times New Roman"/>
            <w:color w:val="000000" w:themeColor="text1"/>
          </w:rPr>
          <w:t xml:space="preserve">codons </w:t>
        </w:r>
      </w:ins>
      <w:ins w:id="41" w:author="Dapper, Amy" w:date="2018-12-06T16:49:00Z">
        <w:r w:rsidR="008C29E6" w:rsidRPr="008C29E6">
          <w:rPr>
            <w:rFonts w:ascii="Times New Roman" w:hAnsi="Times New Roman" w:cs="Times New Roman"/>
            <w:color w:val="000000" w:themeColor="text1"/>
          </w:rPr>
          <w:t xml:space="preserve">in each gene </w:t>
        </w:r>
      </w:ins>
      <w:ins w:id="42" w:author="Dapper, Amy" w:date="2018-12-06T16:48:00Z">
        <w:r w:rsidR="008C29E6" w:rsidRPr="008C29E6">
          <w:rPr>
            <w:rFonts w:ascii="Times New Roman" w:hAnsi="Times New Roman" w:cs="Times New Roman"/>
            <w:color w:val="000000" w:themeColor="text1"/>
          </w:rPr>
          <w:t>estimated to have an</w:t>
        </w:r>
        <m:oMath>
          <m:r>
            <w:rPr>
              <w:rFonts w:ascii="Cambria Math" w:hAnsi="Cambria Math" w:cs="Times New Roman"/>
              <w:color w:val="000000" w:themeColor="text1"/>
            </w:rPr>
            <m:t xml:space="preserve"> ω</m:t>
          </m:r>
        </m:oMath>
        <w:r w:rsidR="008C29E6" w:rsidRPr="008C29E6">
          <w:rPr>
            <w:rFonts w:ascii="Times New Roman" w:eastAsiaTheme="minorEastAsia" w:hAnsi="Times New Roman" w:cs="Times New Roman"/>
            <w:color w:val="000000" w:themeColor="text1"/>
          </w:rPr>
          <w:t xml:space="preserve"> greater than one</w:t>
        </w:r>
        <w:r w:rsidR="008C29E6" w:rsidRPr="008C29E6">
          <w:rPr>
            <w:rFonts w:ascii="Times New Roman" w:hAnsi="Times New Roman" w:cs="Times New Roman"/>
            <w:color w:val="000000" w:themeColor="text1"/>
          </w:rPr>
          <w:t xml:space="preserve"> </w:t>
        </w:r>
      </w:ins>
      <w:del w:id="43" w:author="Dapper, Amy" w:date="2018-12-06T16:48:00Z">
        <w:r w:rsidRPr="008C29E6" w:rsidDel="008C29E6">
          <w:rPr>
            <w:rFonts w:ascii="Times New Roman" w:hAnsi="Times New Roman" w:cs="Times New Roman"/>
            <w:color w:val="000000" w:themeColor="text1"/>
          </w:rPr>
          <w:delText xml:space="preserve">significant Bayes-Empirical-Bayes (BEB) </w:delText>
        </w:r>
        <m:oMath>
          <m:r>
            <w:rPr>
              <w:rFonts w:ascii="Cambria Math" w:hAnsi="Cambria Math" w:cs="Times New Roman"/>
              <w:color w:val="000000" w:themeColor="text1"/>
            </w:rPr>
            <m:t>ω</m:t>
          </m:r>
        </m:oMath>
        <w:r w:rsidRPr="008C29E6" w:rsidDel="008C29E6">
          <w:rPr>
            <w:rFonts w:ascii="Times New Roman" w:hAnsi="Times New Roman" w:cs="Times New Roman"/>
            <w:color w:val="000000" w:themeColor="text1"/>
          </w:rPr>
          <w:delText xml:space="preserve"> estimates for individual codons </w:delText>
        </w:r>
      </w:del>
      <w:del w:id="44" w:author="Dapper, Amy" w:date="2018-12-06T16:49:00Z">
        <w:r w:rsidRPr="008C29E6" w:rsidDel="008C29E6">
          <w:rPr>
            <w:rFonts w:ascii="Times New Roman" w:hAnsi="Times New Roman" w:cs="Times New Roman"/>
            <w:color w:val="000000" w:themeColor="text1"/>
          </w:rPr>
          <w:delText>in each gene</w:delText>
        </w:r>
      </w:del>
      <w:ins w:id="45" w:author="Dapper, Amy" w:date="2018-12-06T14:46:00Z">
        <w:r w:rsidR="003F6955" w:rsidRPr="008C29E6">
          <w:rPr>
            <w:rFonts w:ascii="Times New Roman" w:hAnsi="Times New Roman" w:cs="Times New Roman"/>
            <w:color w:val="000000" w:themeColor="text1"/>
          </w:rPr>
          <w:t>(</w:t>
        </w:r>
      </w:ins>
      <w:ins w:id="46" w:author="Dapper, Amy" w:date="2018-12-06T16:48:00Z">
        <w:r w:rsidR="008C29E6" w:rsidRPr="008C29E6">
          <w:rPr>
            <w:rFonts w:ascii="Times New Roman" w:hAnsi="Times New Roman" w:cs="Times New Roman"/>
            <w:color w:val="000000" w:themeColor="text1"/>
          </w:rPr>
          <w:t>Bayes-Empirical Bay</w:t>
        </w:r>
      </w:ins>
      <w:ins w:id="47" w:author="Dapper, Amy" w:date="2018-12-06T16:49:00Z">
        <w:r w:rsidR="008C29E6" w:rsidRPr="008C29E6">
          <w:rPr>
            <w:rFonts w:ascii="Times New Roman" w:hAnsi="Times New Roman" w:cs="Times New Roman"/>
            <w:color w:val="000000" w:themeColor="text1"/>
          </w:rPr>
          <w:t xml:space="preserve">es (BEB), </w:t>
        </w:r>
      </w:ins>
      <w:ins w:id="48" w:author="Dapper, Amy" w:date="2018-12-06T14:46:00Z">
        <w:r w:rsidR="003F6955" w:rsidRPr="008C29E6">
          <w:rPr>
            <w:rFonts w:ascii="Times New Roman" w:hAnsi="Times New Roman" w:cs="Times New Roman"/>
            <w:i/>
            <w:color w:val="000000" w:themeColor="text1"/>
          </w:rPr>
          <w:t>P</w:t>
        </w:r>
        <w:r w:rsidR="003F6955" w:rsidRPr="008C29E6">
          <w:rPr>
            <w:rFonts w:ascii="Times New Roman" w:hAnsi="Times New Roman" w:cs="Times New Roman"/>
            <w:color w:val="000000" w:themeColor="text1"/>
          </w:rPr>
          <w:t xml:space="preserve"> &gt; 0.95)</w:t>
        </w:r>
      </w:ins>
      <w:r w:rsidRPr="008C29E6">
        <w:rPr>
          <w:rFonts w:ascii="Times New Roman" w:hAnsi="Times New Roman" w:cs="Times New Roman"/>
          <w:color w:val="000000" w:themeColor="text1"/>
        </w:rPr>
        <w:t>.</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49" w:name="multinucleotide-mutations"/>
      <w:r w:rsidRPr="0067072B">
        <w:rPr>
          <w:rFonts w:ascii="Times New Roman" w:hAnsi="Times New Roman" w:cs="Times New Roman"/>
          <w:color w:val="000000" w:themeColor="text1"/>
          <w:sz w:val="24"/>
          <w:szCs w:val="24"/>
        </w:rPr>
        <w:t>Multinucleotide Mutations</w:t>
      </w:r>
      <w:bookmarkEnd w:id="49"/>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Multi-nucleotide mutations (MNMs) occur when two mutations happen simultaneously in close proximity (Schrider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Besenbacher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MNMs violate the PAML assumption that the probability of two simultaneous mutations in the same codon is 0 (Yang 2007; Venkat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Recent work has shown that MNMs can lead to the false inference of positive selection when using branch-site tests in PAML (Venkat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Although we did not use branch-site tests, it is possible that MNMs contributed to some of the signatures of positive selection we observed. Although we could not directly identify MNMs in our dataset, we conducted an additional analysis to gauge the potential effects of MNMs on our results. We used PAML to reconstruct the ancestral sequence at each node in the phylogeny (Yang 2007). For the reconstruction, Model 8 was chosen because we specifically re-analyzed genes that showed evidence for positive selection when comparing Model 7 with Model 8. From the ancestrally reconstructed sequences, we identified any codons in which PAML inferred more than 1 substitution on a single branch (codons with multiple differences; CMDs). All identified CMDs were removed from the sequences in which they occurred. For example, if a CMD was identified in an external branch, that codon was replaced with ‘—’ only in the sequence of that species. If a CMD was inferred on an internal branch, the codon was replaced with ‘—’ in all species descended from that internal branch. For each gene that showed evidence of positive selection using the unedited sequences, we also conducted PAML analyses using sequences from which all CMDs were removed.</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50" w:name="polymorphism-divergence-in-the-primate-l"/>
      <w:r w:rsidRPr="0067072B">
        <w:rPr>
          <w:rFonts w:ascii="Times New Roman" w:hAnsi="Times New Roman" w:cs="Times New Roman"/>
          <w:color w:val="000000" w:themeColor="text1"/>
          <w:sz w:val="24"/>
          <w:szCs w:val="24"/>
        </w:rPr>
        <w:t>Polymorphism &amp; Divergence in the Primate Lineage</w:t>
      </w:r>
      <w:bookmarkEnd w:id="50"/>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To further examine evidence for selection on recombination genes, we compared divergence between humans and macaque to polymorphism within humans in the recombination genes. </w:t>
      </w:r>
      <w:r w:rsidRPr="0067072B">
        <w:rPr>
          <w:rFonts w:ascii="Times New Roman" w:hAnsi="Times New Roman" w:cs="Times New Roman"/>
          <w:color w:val="000000" w:themeColor="text1"/>
        </w:rPr>
        <w:lastRenderedPageBreak/>
        <w:t xml:space="preserve">Human polymorphism data was downloaded from ExAC database (Lek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The ExAC database spans 60,706 unrelated individuals sequenced as part of both disease-specific and population genetic studies (Lek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To avoid biases introduced by population structure, we restricted our analyses to the population with the largest representation in the database: European, non-Finnish, individuals (</w:t>
      </w:r>
      <w:r w:rsidRPr="0067072B">
        <w:rPr>
          <w:rFonts w:ascii="Times New Roman" w:hAnsi="Times New Roman" w:cs="Times New Roman"/>
          <w:i/>
          <w:color w:val="000000" w:themeColor="text1"/>
        </w:rPr>
        <w:t>N</w:t>
      </w:r>
      <w:r w:rsidRPr="0067072B">
        <w:rPr>
          <w:rFonts w:ascii="Times New Roman" w:hAnsi="Times New Roman" w:cs="Times New Roman"/>
          <w:color w:val="000000" w:themeColor="text1"/>
        </w:rPr>
        <w:t xml:space="preserve"> = 33,370)</w:t>
      </w:r>
      <w:ins w:id="51" w:author="Dapper, Amy" w:date="2018-12-06T14:46:00Z">
        <w:r w:rsidR="003F6955">
          <w:rPr>
            <w:rFonts w:ascii="Times New Roman" w:hAnsi="Times New Roman" w:cs="Times New Roman"/>
            <w:color w:val="000000" w:themeColor="text1"/>
          </w:rPr>
          <w:t xml:space="preserve"> </w:t>
        </w:r>
      </w:ins>
      <w:r w:rsidRPr="0067072B">
        <w:rPr>
          <w:rFonts w:ascii="Times New Roman" w:hAnsi="Times New Roman" w:cs="Times New Roman"/>
          <w:color w:val="000000" w:themeColor="text1"/>
        </w:rPr>
        <w:t>(</w:t>
      </w:r>
      <w:proofErr w:type="spellStart"/>
      <w:r w:rsidRPr="0067072B">
        <w:rPr>
          <w:rFonts w:ascii="Times New Roman" w:hAnsi="Times New Roman" w:cs="Times New Roman"/>
          <w:color w:val="000000" w:themeColor="text1"/>
        </w:rPr>
        <w:t>Lek</w:t>
      </w:r>
      <w:proofErr w:type="spellEnd"/>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Polymorphism data for the correct transcript of RNF212 (based upon expression data) was not available in the ExAC database; this gene was not included in this analysis.</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compared counts of non-synonymous and synonymous polymorphisms to counts of non-synonymous and synonymous substitutions using the McDonald-Kreitman test (McDonald and Kreitman 1991). The neutral expectation is that the ratio of non-synonymous to synonymous substitutions is equal to the ratio of non-synonymous to synonymous polymorphisms (McDonald and Kreitman 1991). Significant deviations provide evidence of natural selection. The neutrality index (NI) measures the direction and degree of departures from the neutral expectation (Charlesworth 1994). An NI of less than 1 indicates positive selection, and the fraction of adaptive amino acid substitutions can be estimated as 1 - NI (Charlesworth 1994; Fay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2001; Smith and Eyre-Walker 2002). We also measure the direction of selection (DoS) for each gene, an additional statistic that measures the direction and degree of departures from the neutral expectation and has been shown to be less sensitive to bias than NI under certain conditions (Stoletzki and Eyre-Walker 2010). A positive DoS is consistent with positive selection, and vice versa (Stoletzki and Eyre-Walker 2010). Additionally, we estimated pairwise divergence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between humans and macaques using the </w:t>
      </w:r>
      <w:r w:rsidRPr="0067072B">
        <w:rPr>
          <w:rFonts w:ascii="Times New Roman" w:hAnsi="Times New Roman" w:cs="Times New Roman"/>
          <w:i/>
          <w:color w:val="000000" w:themeColor="text1"/>
        </w:rPr>
        <w:t>yn00</w:t>
      </w:r>
      <w:r w:rsidRPr="0067072B">
        <w:rPr>
          <w:rFonts w:ascii="Times New Roman" w:hAnsi="Times New Roman" w:cs="Times New Roman"/>
          <w:color w:val="000000" w:themeColor="text1"/>
        </w:rPr>
        <w:t xml:space="preserve"> package in PAML (Yang 2007).</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52" w:name="identifying-evolutionary-patterns"/>
      <w:r w:rsidRPr="0067072B">
        <w:rPr>
          <w:rFonts w:ascii="Times New Roman" w:hAnsi="Times New Roman" w:cs="Times New Roman"/>
          <w:color w:val="000000" w:themeColor="text1"/>
          <w:sz w:val="24"/>
          <w:szCs w:val="24"/>
        </w:rPr>
        <w:t>Identifying Evolutionary Patterns</w:t>
      </w:r>
      <w:bookmarkEnd w:id="52"/>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To identify evolutionary patterns among recombination genes, we compared the rate of evolution and the proportion of genes experiencing positive selection among groups of interest. We asked: (1) Do genes that function in different steps of the pathway exhibit different rates of evolution? (2) Do genes that function post-synapsis evolve more rapidly than genes that function pre-synapsis? and (3) Do genes associated with between-individual variation in recombination rate diverge more rapidly between species? All statistical analyses were performed in R </w:t>
      </w:r>
      <w:del w:id="53" w:author="Dapper, Amy" w:date="2018-12-06T14:48:00Z">
        <w:r w:rsidRPr="0067072B" w:rsidDel="003F6955">
          <w:rPr>
            <w:rFonts w:ascii="Times New Roman" w:hAnsi="Times New Roman" w:cs="Times New Roman"/>
            <w:color w:val="000000" w:themeColor="text1"/>
          </w:rPr>
          <w:delText>[</w:delText>
        </w:r>
        <w:r w:rsidRPr="0067072B" w:rsidDel="003F6955">
          <w:rPr>
            <w:rFonts w:ascii="Times New Roman" w:hAnsi="Times New Roman" w:cs="Times New Roman"/>
            <w:b/>
            <w:color w:val="000000" w:themeColor="text1"/>
          </w:rPr>
          <w:delText>citation</w:delText>
        </w:r>
        <w:r w:rsidRPr="0067072B" w:rsidDel="003F6955">
          <w:rPr>
            <w:rFonts w:ascii="Times New Roman" w:hAnsi="Times New Roman" w:cs="Times New Roman"/>
            <w:color w:val="000000" w:themeColor="text1"/>
          </w:rPr>
          <w:delText>]</w:delText>
        </w:r>
      </w:del>
      <w:ins w:id="54" w:author="Dapper, Amy" w:date="2018-12-06T14:48:00Z">
        <w:r w:rsidR="003F6955">
          <w:rPr>
            <w:rFonts w:ascii="Times New Roman" w:hAnsi="Times New Roman" w:cs="Times New Roman"/>
            <w:color w:val="000000" w:themeColor="text1"/>
          </w:rPr>
          <w:t>(R Core Team 2015)</w:t>
        </w:r>
      </w:ins>
      <w:r w:rsidRPr="0067072B">
        <w:rPr>
          <w:rFonts w:ascii="Times New Roman" w:hAnsi="Times New Roman" w:cs="Times New Roman"/>
          <w:color w:val="000000" w:themeColor="text1"/>
        </w:rPr>
        <w:t>.</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lastRenderedPageBreak/>
        <w:t xml:space="preserve">To determine whether recombination genes co-evolve, we computed the evolutionary rate covariation (ERC) metric: the correlation coefficient between branch-specific rates among pairs of proteins (Clark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ERC is frequently elevated among interacting proteins (Pazos and Valencia 2001; Hakes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2007; Clark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and is assumed to result from: (1) concordance in fluctuating evolutionary pressures, (2) parallel evolution of expression level, or (3) compensatory changes between co-evolving genes (Clark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2013; Priedigkeit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We used a publicly available ERC dataset (https://csb.pitt.edu/erc_analysis/index.php) to compare the median ERC-value among a subset of the focal recombination genes (</w:t>
      </w:r>
      <w:r w:rsidRPr="0067072B">
        <w:rPr>
          <w:rFonts w:ascii="Times New Roman" w:hAnsi="Times New Roman" w:cs="Times New Roman"/>
          <w:i/>
          <w:color w:val="000000" w:themeColor="text1"/>
        </w:rPr>
        <w:t>N</w:t>
      </w:r>
      <w:r w:rsidRPr="0067072B">
        <w:rPr>
          <w:rFonts w:ascii="Times New Roman" w:hAnsi="Times New Roman" w:cs="Times New Roman"/>
          <w:color w:val="000000" w:themeColor="text1"/>
        </w:rPr>
        <w:t xml:space="preserve"> = 25) to other genes in the genome, as described in Priedigkeit et al. (2015).</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To control for an observed elevation in ERC among recombination genes and test for relationships between specific groups, we also conducted an ERC analysis that was restricted to the focal set of 32 recombination genes. Branch lengths were calculated using the </w:t>
      </w:r>
      <w:r w:rsidRPr="0067072B">
        <w:rPr>
          <w:rFonts w:ascii="Times New Roman" w:hAnsi="Times New Roman" w:cs="Times New Roman"/>
          <w:i/>
          <w:color w:val="000000" w:themeColor="text1"/>
        </w:rPr>
        <w:t>aaML</w:t>
      </w:r>
      <w:r w:rsidRPr="0067072B">
        <w:rPr>
          <w:rFonts w:ascii="Times New Roman" w:hAnsi="Times New Roman" w:cs="Times New Roman"/>
          <w:color w:val="000000" w:themeColor="text1"/>
        </w:rPr>
        <w:t xml:space="preserve"> package in PAML (Yang 2007) and pairwise ERC values were calculated following the methods of Clark et al. (2012). Using this approach, we specifically compared the ERC values among three of the most rapidly evolving recombination genes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to the other recombination genes.</w:t>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bookmarkStart w:id="55" w:name="results"/>
      <w:r w:rsidRPr="0067072B">
        <w:rPr>
          <w:rFonts w:ascii="Times New Roman" w:hAnsi="Times New Roman" w:cs="Times New Roman"/>
          <w:color w:val="000000" w:themeColor="text1"/>
          <w:sz w:val="24"/>
          <w:szCs w:val="24"/>
        </w:rPr>
        <w:t>Results</w:t>
      </w:r>
      <w:bookmarkEnd w:id="55"/>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56" w:name="recombination-genes-evolve-at-different-"/>
      <w:r w:rsidRPr="0067072B">
        <w:rPr>
          <w:rFonts w:ascii="Times New Roman" w:hAnsi="Times New Roman" w:cs="Times New Roman"/>
          <w:color w:val="000000" w:themeColor="text1"/>
          <w:sz w:val="24"/>
          <w:szCs w:val="24"/>
        </w:rPr>
        <w:t>Recombination genes evolve at different rates in mammals</w:t>
      </w:r>
      <w:bookmarkEnd w:id="56"/>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observed substantial heterogeneity in the rate of evolution of recombination genes, spanning a range of 0.0268 – 0.8483 (mean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0.3275, SD = 0.1971, median = 0.30945) (Figure 2A, Figure 3, Table 3). Four genes exhibit particularly rapid evolution compared to other recombination genes, with evolutionary rates greater than 1 SD above the mean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At the other end of the spectrum, five genes have evolutionary rates more than 1 SD below the mean and are highly conserved across the mammalian phylogeny (</w:t>
      </w:r>
      <w:r w:rsidRPr="0067072B">
        <w:rPr>
          <w:rFonts w:ascii="Times New Roman" w:hAnsi="Times New Roman" w:cs="Times New Roman"/>
          <w:i/>
          <w:color w:val="000000" w:themeColor="text1"/>
        </w:rPr>
        <w:t>BRCC3</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DMC1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HEI10</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RAD50</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RAD51</w:t>
      </w:r>
      <w:r w:rsidRPr="0067072B">
        <w:rPr>
          <w:rFonts w:ascii="Times New Roman" w:hAnsi="Times New Roman" w:cs="Times New Roman"/>
          <w:color w:val="000000" w:themeColor="text1"/>
        </w:rPr>
        <w:t>). In comparisons between human and macaque sequences, six genes have evolutionary rates more than 1 SD above the mean (</w:t>
      </w:r>
      <w:r w:rsidRPr="0067072B">
        <w:rPr>
          <w:rFonts w:ascii="Times New Roman" w:hAnsi="Times New Roman" w:cs="Times New Roman"/>
          <w:i/>
          <w:color w:val="000000" w:themeColor="text1"/>
        </w:rPr>
        <w:t>CNTD1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MEI4</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RAD21L</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and six genes have evolutionary rates more than 1 SD below the mean (</w:t>
      </w:r>
      <w:r w:rsidRPr="0067072B">
        <w:rPr>
          <w:rFonts w:ascii="Times New Roman" w:hAnsi="Times New Roman" w:cs="Times New Roman"/>
          <w:i/>
          <w:color w:val="000000" w:themeColor="text1"/>
        </w:rPr>
        <w:t>DMC1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HORMAD1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MLH1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MRE11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RAD50</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RAD51</w:t>
      </w:r>
      <w:r w:rsidRPr="0067072B">
        <w:rPr>
          <w:rFonts w:ascii="Times New Roman" w:hAnsi="Times New Roman" w:cs="Times New Roman"/>
          <w:color w:val="000000" w:themeColor="text1"/>
        </w:rPr>
        <w:t xml:space="preserve">). The genes that show the most rapid and most conserved rates of divergence between humans and macaques are mostly the same genes that </w:t>
      </w:r>
      <w:r w:rsidRPr="0067072B">
        <w:rPr>
          <w:rFonts w:ascii="Times New Roman" w:hAnsi="Times New Roman" w:cs="Times New Roman"/>
          <w:color w:val="000000" w:themeColor="text1"/>
        </w:rPr>
        <w:lastRenderedPageBreak/>
        <w:t xml:space="preserve">show extreme evolutionary rates across the mammalian phylogeny. Notable exceptions include </w:t>
      </w:r>
      <w:r w:rsidRPr="0067072B">
        <w:rPr>
          <w:rFonts w:ascii="Times New Roman" w:hAnsi="Times New Roman" w:cs="Times New Roman"/>
          <w:i/>
          <w:color w:val="000000" w:themeColor="text1"/>
        </w:rPr>
        <w:t>MEI4</w:t>
      </w:r>
      <w:r w:rsidRPr="0067072B">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mammals</w:t>
      </w:r>
      <w:r w:rsidRPr="0067072B">
        <w:rPr>
          <w:rFonts w:ascii="Times New Roman" w:hAnsi="Times New Roman" w:cs="Times New Roman"/>
          <w:color w:val="000000" w:themeColor="text1"/>
        </w:rPr>
        <w:t xml:space="preserve"> = 0.4332,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human-macaque</w:t>
      </w:r>
      <w:r w:rsidRPr="0067072B">
        <w:rPr>
          <w:rFonts w:ascii="Times New Roman" w:hAnsi="Times New Roman" w:cs="Times New Roman"/>
          <w:color w:val="000000" w:themeColor="text1"/>
        </w:rPr>
        <w:t xml:space="preserve"> = 0.7252), </w:t>
      </w:r>
      <w:r w:rsidRPr="0067072B">
        <w:rPr>
          <w:rFonts w:ascii="Times New Roman" w:hAnsi="Times New Roman" w:cs="Times New Roman"/>
          <w:i/>
          <w:color w:val="000000" w:themeColor="text1"/>
        </w:rPr>
        <w:t>CNTD1</w:t>
      </w:r>
      <w:r w:rsidRPr="0067072B">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mammals</w:t>
      </w:r>
      <w:r w:rsidRPr="0067072B">
        <w:rPr>
          <w:rFonts w:ascii="Times New Roman" w:hAnsi="Times New Roman" w:cs="Times New Roman"/>
          <w:color w:val="000000" w:themeColor="text1"/>
        </w:rPr>
        <w:t xml:space="preserve"> = 0.2496,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human-macaque</w:t>
      </w:r>
      <w:r w:rsidRPr="0067072B">
        <w:rPr>
          <w:rFonts w:ascii="Times New Roman" w:hAnsi="Times New Roman" w:cs="Times New Roman"/>
          <w:color w:val="000000" w:themeColor="text1"/>
        </w:rPr>
        <w:t xml:space="preserve"> = 0.6803), </w:t>
      </w:r>
      <w:r w:rsidRPr="0067072B">
        <w:rPr>
          <w:rFonts w:ascii="Times New Roman" w:hAnsi="Times New Roman" w:cs="Times New Roman"/>
          <w:i/>
          <w:color w:val="000000" w:themeColor="text1"/>
        </w:rPr>
        <w:t>HEI10</w:t>
      </w:r>
      <w:r w:rsidRPr="0067072B">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mammals</w:t>
      </w:r>
      <w:r w:rsidRPr="0067072B">
        <w:rPr>
          <w:rFonts w:ascii="Times New Roman" w:hAnsi="Times New Roman" w:cs="Times New Roman"/>
          <w:color w:val="000000" w:themeColor="text1"/>
        </w:rPr>
        <w:t xml:space="preserve"> = 0.1226,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human-macaque</w:t>
      </w:r>
      <w:r w:rsidRPr="0067072B">
        <w:rPr>
          <w:rFonts w:ascii="Times New Roman" w:hAnsi="Times New Roman" w:cs="Times New Roman"/>
          <w:color w:val="000000" w:themeColor="text1"/>
        </w:rPr>
        <w:t xml:space="preserve"> = 0.3235), and </w:t>
      </w:r>
      <w:r w:rsidRPr="0067072B">
        <w:rPr>
          <w:rFonts w:ascii="Times New Roman" w:hAnsi="Times New Roman" w:cs="Times New Roman"/>
          <w:i/>
          <w:color w:val="000000" w:themeColor="text1"/>
        </w:rPr>
        <w:t>HORMAD1</w:t>
      </w:r>
      <w:r w:rsidRPr="0067072B">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mammals</w:t>
      </w:r>
      <w:r w:rsidRPr="0067072B">
        <w:rPr>
          <w:rFonts w:ascii="Times New Roman" w:hAnsi="Times New Roman" w:cs="Times New Roman"/>
          <w:color w:val="000000" w:themeColor="text1"/>
        </w:rPr>
        <w:t xml:space="preserve"> = 0.3036,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human-macaque</w:t>
      </w:r>
      <w:r w:rsidRPr="0067072B">
        <w:rPr>
          <w:rFonts w:ascii="Times New Roman" w:hAnsi="Times New Roman" w:cs="Times New Roman"/>
          <w:color w:val="000000" w:themeColor="text1"/>
        </w:rPr>
        <w:t xml:space="preserve"> = 0.0901. In general, there is very high concordance between evolutionary rate across mammals and pairwise divergence between humans and macaques (mean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0.3301, SD = 0.2370, median = 0.30925)</w:t>
      </w:r>
      <w:ins w:id="57" w:author="Dapper, Amy" w:date="2018-12-06T14:26:00Z">
        <w:r w:rsidR="00DC1967">
          <w:rPr>
            <w:rFonts w:ascii="Times New Roman" w:hAnsi="Times New Roman" w:cs="Times New Roman"/>
            <w:color w:val="000000" w:themeColor="text1"/>
          </w:rPr>
          <w:t xml:space="preserve"> </w:t>
        </w:r>
      </w:ins>
      <w:r w:rsidRPr="0067072B">
        <w:rPr>
          <w:rFonts w:ascii="Times New Roman" w:hAnsi="Times New Roman" w:cs="Times New Roman"/>
          <w:color w:val="000000" w:themeColor="text1"/>
        </w:rPr>
        <w:t xml:space="preserve">(Spearman’s </w:t>
      </w:r>
      <m:oMath>
        <m:r>
          <w:rPr>
            <w:rFonts w:ascii="Cambria Math" w:hAnsi="Cambria Math" w:cs="Times New Roman"/>
            <w:color w:val="000000" w:themeColor="text1"/>
          </w:rPr>
          <m:t>ρ</m:t>
        </m:r>
      </m:oMath>
      <w:r w:rsidRPr="0067072B">
        <w:rPr>
          <w:rFonts w:ascii="Times New Roman" w:hAnsi="Times New Roman" w:cs="Times New Roman"/>
          <w:color w:val="000000" w:themeColor="text1"/>
        </w:rPr>
        <w:t xml:space="preserve"> = 0.833774,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3.11e-9)</w:t>
      </w:r>
      <w:ins w:id="58" w:author="Dapper, Amy" w:date="2018-12-06T14:36:00Z">
        <w:r w:rsidR="00282DD5">
          <w:rPr>
            <w:rFonts w:ascii="Times New Roman" w:hAnsi="Times New Roman" w:cs="Times New Roman"/>
            <w:color w:val="000000" w:themeColor="text1"/>
          </w:rPr>
          <w:t xml:space="preserve"> </w:t>
        </w:r>
      </w:ins>
      <w:r w:rsidRPr="0067072B">
        <w:rPr>
          <w:rFonts w:ascii="Times New Roman" w:hAnsi="Times New Roman" w:cs="Times New Roman"/>
          <w:color w:val="000000" w:themeColor="text1"/>
        </w:rPr>
        <w:t>(Figure 2B, Table 4). It should be noted, however, that these two measures are not independent - divergence between human and macaque sequences was incorporated in the phylogenetic analysis.</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59" w:name="recombination-genes-evolve-faster-than-o"/>
      <w:r w:rsidRPr="0067072B">
        <w:rPr>
          <w:rFonts w:ascii="Times New Roman" w:hAnsi="Times New Roman" w:cs="Times New Roman"/>
          <w:color w:val="000000" w:themeColor="text1"/>
          <w:sz w:val="24"/>
          <w:szCs w:val="24"/>
        </w:rPr>
        <w:t>Recombination genes evolve faster than other genes in primates</w:t>
      </w:r>
      <w:bookmarkEnd w:id="59"/>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Gradnigo et al. (2016) measured the rate of divergence between human and macaque for 3,606 genes throughout the genome. We used this dataset to ask whether the rate of evolution of recombination genes as a group is different than expected from the genome-wide distribution. Mean rates for sets of 32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values randomly sampled from the 3,606-gene list rarely exceeded the mean rate for recombination genes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0.0075, 10,000 random draws) (Figure 4), suggesting that recombination genes evolve faster on average, at least between human and macaque.</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60" w:name="recombination-genes-display-signatures-o"/>
      <w:r w:rsidRPr="0067072B">
        <w:rPr>
          <w:rFonts w:ascii="Times New Roman" w:hAnsi="Times New Roman" w:cs="Times New Roman"/>
          <w:color w:val="000000" w:themeColor="text1"/>
          <w:sz w:val="24"/>
          <w:szCs w:val="24"/>
        </w:rPr>
        <w:t>Recombination genes display signatures of positive selection across mammals</w:t>
      </w:r>
      <w:bookmarkEnd w:id="60"/>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Comparing polymorphism within humans to divergence between humans and macaques revealed that 17 out of 31 genes depart from neutral predictions in the form of significant McDonald-Kreitman tests </w:t>
      </w:r>
      <w:r w:rsidRPr="001B5DB4">
        <w:rPr>
          <w:rFonts w:ascii="Times New Roman" w:hAnsi="Times New Roman" w:cs="Times New Roman"/>
          <w:color w:val="000000" w:themeColor="text1"/>
        </w:rPr>
        <w:t xml:space="preserve">(Fisher’s Exact Test </w:t>
      </w:r>
      <w:r w:rsidRPr="001B5DB4">
        <w:rPr>
          <w:rFonts w:ascii="Times New Roman" w:hAnsi="Times New Roman" w:cs="Times New Roman"/>
          <w:i/>
          <w:color w:val="000000" w:themeColor="text1"/>
        </w:rPr>
        <w:t>p</w:t>
      </w:r>
      <w:r w:rsidRPr="001B5DB4">
        <w:rPr>
          <w:rFonts w:ascii="Times New Roman" w:hAnsi="Times New Roman" w:cs="Times New Roman"/>
          <w:color w:val="000000" w:themeColor="text1"/>
        </w:rPr>
        <w:t xml:space="preserve"> &lt; 0.05</w:t>
      </w:r>
      <w:r w:rsidRPr="0067072B">
        <w:rPr>
          <w:rFonts w:ascii="Times New Roman" w:hAnsi="Times New Roman" w:cs="Times New Roman"/>
          <w:color w:val="000000" w:themeColor="text1"/>
        </w:rPr>
        <w:t xml:space="preserve">; Table 5). Seventeen genes harbor an excess of non-synonymous polymorphisms (Table 5). This pattern suggests the presence of weakly deleterious mutations at recombination genes in human populations. Contrary to predictions under this model, however, we detected no significant differences in allele frequencies among non-synonymous polymorphism than synonymous polymorphism </w:t>
      </w:r>
      <w:r w:rsidRPr="008C29E6">
        <w:rPr>
          <w:rFonts w:ascii="Times New Roman" w:hAnsi="Times New Roman" w:cs="Times New Roman"/>
          <w:color w:val="000000" w:themeColor="text1"/>
        </w:rPr>
        <w:t>(</w:t>
      </w:r>
      <w:del w:id="61" w:author="Dapper, Amy" w:date="2018-12-06T16:44:00Z">
        <w:r w:rsidRPr="008C29E6" w:rsidDel="00E845B7">
          <w:rPr>
            <w:rFonts w:ascii="Times New Roman" w:hAnsi="Times New Roman" w:cs="Times New Roman"/>
            <w:color w:val="000000" w:themeColor="text1"/>
          </w:rPr>
          <w:delText>statistical test</w:delText>
        </w:r>
      </w:del>
      <w:ins w:id="62" w:author="Dapper, Amy" w:date="2018-12-06T16:44:00Z">
        <w:r w:rsidR="00E845B7" w:rsidRPr="008C29E6">
          <w:rPr>
            <w:rFonts w:ascii="Times New Roman" w:hAnsi="Times New Roman" w:cs="Times New Roman"/>
            <w:color w:val="000000" w:themeColor="text1"/>
          </w:rPr>
          <w:t>Wilco</w:t>
        </w:r>
        <w:r w:rsidR="008C29E6" w:rsidRPr="008C29E6">
          <w:rPr>
            <w:rFonts w:ascii="Times New Roman" w:hAnsi="Times New Roman" w:cs="Times New Roman"/>
            <w:color w:val="000000" w:themeColor="text1"/>
          </w:rPr>
          <w:t>xon rank sum test</w:t>
        </w:r>
      </w:ins>
      <w:r w:rsidRPr="008C29E6">
        <w:rPr>
          <w:rFonts w:ascii="Times New Roman" w:hAnsi="Times New Roman" w:cs="Times New Roman"/>
          <w:color w:val="000000" w:themeColor="text1"/>
        </w:rPr>
        <w:t xml:space="preserve">, </w:t>
      </w:r>
      <w:r w:rsidRPr="008C29E6">
        <w:rPr>
          <w:rFonts w:ascii="Times New Roman" w:hAnsi="Times New Roman" w:cs="Times New Roman"/>
          <w:i/>
          <w:color w:val="000000" w:themeColor="text1"/>
        </w:rPr>
        <w:t>p</w:t>
      </w:r>
      <w:r w:rsidRPr="008C29E6">
        <w:rPr>
          <w:rFonts w:ascii="Times New Roman" w:hAnsi="Times New Roman" w:cs="Times New Roman"/>
          <w:color w:val="000000" w:themeColor="text1"/>
        </w:rPr>
        <w:t xml:space="preserve"> &lt; 0.05)</w:t>
      </w:r>
      <w:r w:rsidRPr="0067072B">
        <w:rPr>
          <w:rFonts w:ascii="Times New Roman" w:hAnsi="Times New Roman" w:cs="Times New Roman"/>
          <w:color w:val="000000" w:themeColor="text1"/>
        </w:rPr>
        <w:t>. None of the recombination genes we surveyed displayed a significant excess of non-synonymous substitutions, the expected signature of positive selection. Only one gene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has a higher ratio of non-synonymous to synonymous substitutions than non-synonymous to synonymous polymorphisms (</w:t>
      </w:r>
      <w:r w:rsidRPr="0067072B">
        <w:rPr>
          <w:rFonts w:ascii="Times New Roman" w:hAnsi="Times New Roman" w:cs="Times New Roman"/>
          <w:i/>
          <w:color w:val="000000" w:themeColor="text1"/>
        </w:rPr>
        <w:t>NI</w:t>
      </w:r>
      <w:r w:rsidRPr="0067072B">
        <w:rPr>
          <w:rFonts w:ascii="Times New Roman" w:hAnsi="Times New Roman" w:cs="Times New Roman"/>
          <w:color w:val="000000" w:themeColor="text1"/>
        </w:rPr>
        <w:t xml:space="preserve"> = 0.7879; </w:t>
      </w:r>
      <w:proofErr w:type="spellStart"/>
      <w:r w:rsidRPr="0067072B">
        <w:rPr>
          <w:rFonts w:ascii="Times New Roman" w:hAnsi="Times New Roman" w:cs="Times New Roman"/>
          <w:i/>
          <w:color w:val="000000" w:themeColor="text1"/>
        </w:rPr>
        <w:t>DoS</w:t>
      </w:r>
      <w:proofErr w:type="spellEnd"/>
      <w:r w:rsidRPr="0067072B">
        <w:rPr>
          <w:rFonts w:ascii="Times New Roman" w:hAnsi="Times New Roman" w:cs="Times New Roman"/>
          <w:color w:val="000000" w:themeColor="text1"/>
        </w:rPr>
        <w:t xml:space="preserve"> = 0.0534)</w:t>
      </w:r>
      <w:ins w:id="63" w:author="Dapper, Amy" w:date="2018-12-06T15:09:00Z">
        <w:r w:rsidR="001B5DB4">
          <w:rPr>
            <w:rFonts w:ascii="Times New Roman" w:hAnsi="Times New Roman" w:cs="Times New Roman"/>
            <w:color w:val="000000" w:themeColor="text1"/>
          </w:rPr>
          <w:t xml:space="preserve"> </w:t>
        </w:r>
      </w:ins>
      <w:r w:rsidRPr="0067072B">
        <w:rPr>
          <w:rFonts w:ascii="Times New Roman" w:hAnsi="Times New Roman" w:cs="Times New Roman"/>
          <w:color w:val="000000" w:themeColor="text1"/>
        </w:rPr>
        <w:t>(Table 5).</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Phylogenetic comparative methods enable the identification of signatures of selection acting on a subset of sites within a gene. We identified signatures of positive selection in 11 of 32 (34.3%) </w:t>
      </w:r>
      <w:r w:rsidRPr="0067072B">
        <w:rPr>
          <w:rFonts w:ascii="Times New Roman" w:hAnsi="Times New Roman" w:cs="Times New Roman"/>
          <w:color w:val="000000" w:themeColor="text1"/>
        </w:rPr>
        <w:lastRenderedPageBreak/>
        <w:t xml:space="preserve">recombination genes using site models in </w:t>
      </w:r>
      <w:r w:rsidRPr="0067072B">
        <w:rPr>
          <w:rFonts w:ascii="Times New Roman" w:hAnsi="Times New Roman" w:cs="Times New Roman"/>
          <w:i/>
          <w:color w:val="000000" w:themeColor="text1"/>
        </w:rPr>
        <w:t>CODEML</w:t>
      </w:r>
      <w:r w:rsidRPr="0067072B">
        <w:rPr>
          <w:rFonts w:ascii="Times New Roman" w:hAnsi="Times New Roman" w:cs="Times New Roman"/>
          <w:color w:val="000000" w:themeColor="text1"/>
        </w:rPr>
        <w:t xml:space="preserve">. These genes include: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MRE11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NBS1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RAD21L</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REC8</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RNF212</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(Table 2). For each of these genes, models that include a fraction of sites where the rate of non-synonymous substitutions is estimated to be greater than the rate of synonymous substitutions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&gt; 1, Model 8) fit better than models that did not include such a class of sites (Model 7, 8a). To mitigate the potential for multi-nucleotide mutations to produce false signatures of positive selection, we re-analyzed this subset of genes after removing any codons inferred to have accumulated multiple changes on a single branch (CMDs). After removing all CMDs, 1 gene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retained a significant signature of positive selection (Table 5).</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64" w:name="recombination-genes-associated-with-inte"/>
      <w:r w:rsidRPr="0067072B">
        <w:rPr>
          <w:rFonts w:ascii="Times New Roman" w:hAnsi="Times New Roman" w:cs="Times New Roman"/>
          <w:color w:val="000000" w:themeColor="text1"/>
          <w:sz w:val="24"/>
          <w:szCs w:val="24"/>
        </w:rPr>
        <w:t>Recombination genes associated with inter-individual differences do not diverge more rapidly between species</w:t>
      </w:r>
      <w:bookmarkEnd w:id="64"/>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Recombination genes previously associated with inter-individual differences in recombination rate within species do not evolve faster between species of mammals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0.3943 vs.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0.2925, respectively;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0.2381, Mann-Whitney U Test), though the difference in evolutionary rates between these two classes of genes is greater when considering only divergence between humans and macaques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0.4181 vs.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0.2839, respectively;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0.08816, Mann-Whitney U Test). Likewise, the proportion of recombination genes that exhibit signatures of positive selection is not higher among genes that have been associated with inter-individual differences (5/11 vs. 6/21;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w:t>
      </w:r>
      <w:r w:rsidR="001B5DB4">
        <w:rPr>
          <w:rFonts w:ascii="Times New Roman" w:hAnsi="Times New Roman" w:cs="Times New Roman"/>
          <w:color w:val="000000" w:themeColor="text1"/>
        </w:rPr>
        <w:t>0.4424</w:t>
      </w:r>
      <w:r w:rsidRPr="001B5DB4">
        <w:rPr>
          <w:rFonts w:ascii="Times New Roman" w:hAnsi="Times New Roman" w:cs="Times New Roman"/>
          <w:color w:val="000000" w:themeColor="text1"/>
        </w:rPr>
        <w:t>, Fisher’s Exact Test</w:t>
      </w:r>
      <w:r w:rsidRPr="0067072B">
        <w:rPr>
          <w:rFonts w:ascii="Times New Roman" w:hAnsi="Times New Roman" w:cs="Times New Roman"/>
          <w:color w:val="000000" w:themeColor="text1"/>
        </w:rPr>
        <w:t>).</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65" w:name="recombination-gene-evolution-does-not-de"/>
      <w:r w:rsidRPr="0067072B">
        <w:rPr>
          <w:rFonts w:ascii="Times New Roman" w:hAnsi="Times New Roman" w:cs="Times New Roman"/>
          <w:color w:val="000000" w:themeColor="text1"/>
          <w:sz w:val="24"/>
          <w:szCs w:val="24"/>
        </w:rPr>
        <w:t>Recombination gene evolution does not depend strongly on position in the pathway</w:t>
      </w:r>
      <w:bookmarkEnd w:id="65"/>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Comparisons among groups of genes assigned to six major steps in the recombination pathway yielded no significant differences in evolutionary rate (mammals: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0.1422, Kruskal-Wallis Test; human vs. macaque: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0.2682, Kruskal-Wallis Test)</w:t>
      </w:r>
      <w:ins w:id="66" w:author="Dapper, Amy" w:date="2018-12-06T14:26:00Z">
        <w:r w:rsidR="00DC1967">
          <w:rPr>
            <w:rFonts w:ascii="Times New Roman" w:hAnsi="Times New Roman" w:cs="Times New Roman"/>
            <w:color w:val="000000" w:themeColor="text1"/>
          </w:rPr>
          <w:t xml:space="preserve"> </w:t>
        </w:r>
      </w:ins>
      <w:r w:rsidRPr="0067072B">
        <w:rPr>
          <w:rFonts w:ascii="Times New Roman" w:hAnsi="Times New Roman" w:cs="Times New Roman"/>
          <w:color w:val="000000" w:themeColor="text1"/>
        </w:rPr>
        <w:t xml:space="preserve">(Figure 6). Similarly, genes acting before and after synapsis show similar evolutionary rates across mammals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_before = 0.2723 vs.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_after = 0.3762,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0.1425, Mann-Whitney U Test)/. Post-synapsis genes show modest evidence of evolving faster than pre-synapsis genes in comparisons between humans and macaques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_before = 0.2514 vs.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_after = 0.3994,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0.05827, Mann-Whitney U Test).</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67" w:name="evolutionary-rates-are-correlated-among-"/>
      <w:r w:rsidRPr="0067072B">
        <w:rPr>
          <w:rFonts w:ascii="Times New Roman" w:hAnsi="Times New Roman" w:cs="Times New Roman"/>
          <w:color w:val="000000" w:themeColor="text1"/>
          <w:sz w:val="24"/>
          <w:szCs w:val="24"/>
        </w:rPr>
        <w:lastRenderedPageBreak/>
        <w:t>Evolutionary rates are correlated among recombination genes</w:t>
      </w:r>
      <w:bookmarkEnd w:id="67"/>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used a publicly available database (https://csb.pitt.edu/erc_analysis/index.php) to measure correlations in evolutionary rate among pairs of recombination genes across mammals. Recombination genes show levels of evolutionary rate covariation (mean ERC = 0.134) that are significantly higher than the genome-wide distribution of gene pairs (permutation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0.000358).</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Motivated by the findings that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are three of the most rapidly evolving recombination genes among mammals (Table 3) and that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has direct protein-to-protein interactions with both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(Yang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Guiraldelli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we focused on rate correlations between these genes.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show significantly higher rate correlations (mean ERC = 0.42369) than randomly sampled subsets of recombination genes (permutation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0.025).</w:t>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bookmarkStart w:id="68" w:name="discussion"/>
      <w:r w:rsidRPr="0067072B">
        <w:rPr>
          <w:rFonts w:ascii="Times New Roman" w:hAnsi="Times New Roman" w:cs="Times New Roman"/>
          <w:color w:val="000000" w:themeColor="text1"/>
          <w:sz w:val="24"/>
          <w:szCs w:val="24"/>
        </w:rPr>
        <w:t>Discussion</w:t>
      </w:r>
      <w:bookmarkEnd w:id="68"/>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Species of mammals recombine at different rates</w:t>
      </w:r>
      <w:ins w:id="69" w:author="Dapper, Amy" w:date="2018-12-04T16:17: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 xml:space="preserve">(Burt and Bell 1987; Dumont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2011; </w:t>
        </w:r>
        <w:proofErr w:type="spellStart"/>
        <w:r w:rsidR="009003CE" w:rsidRPr="0067072B">
          <w:rPr>
            <w:rFonts w:ascii="Times New Roman" w:hAnsi="Times New Roman" w:cs="Times New Roman"/>
            <w:color w:val="000000" w:themeColor="text1"/>
          </w:rPr>
          <w:t>Smukowski</w:t>
        </w:r>
        <w:proofErr w:type="spellEnd"/>
        <w:r w:rsidR="009003CE" w:rsidRPr="0067072B">
          <w:rPr>
            <w:rFonts w:ascii="Times New Roman" w:hAnsi="Times New Roman" w:cs="Times New Roman"/>
            <w:color w:val="000000" w:themeColor="text1"/>
          </w:rPr>
          <w:t xml:space="preserve"> and Noor 2011; Segura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2013; Stapley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2017)</w:t>
        </w:r>
      </w:ins>
      <w:r w:rsidRPr="0067072B">
        <w:rPr>
          <w:rFonts w:ascii="Times New Roman" w:hAnsi="Times New Roman" w:cs="Times New Roman"/>
          <w:color w:val="000000" w:themeColor="text1"/>
        </w:rPr>
        <w:t>, but the genetic changes responsible for this evolution remain unknown. Patterns of molecular divergence we discovered point to genes and steps in the pathway that are good candidates for the evolution of recombination rate.</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Genes involved in meiotic recombination vary substantially in evolutionary rate. Genes that are highly conserved across the mammalian phylogeny (</w:t>
      </w:r>
      <w:r w:rsidRPr="0067072B">
        <w:rPr>
          <w:rFonts w:ascii="Times New Roman" w:hAnsi="Times New Roman" w:cs="Times New Roman"/>
          <w:i/>
          <w:color w:val="000000" w:themeColor="text1"/>
        </w:rPr>
        <w:t>BRCC3</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DMC1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HEI10</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RAD50</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RAD51</w:t>
      </w:r>
      <w:r w:rsidRPr="0067072B">
        <w:rPr>
          <w:rFonts w:ascii="Times New Roman" w:hAnsi="Times New Roman" w:cs="Times New Roman"/>
          <w:color w:val="000000" w:themeColor="text1"/>
        </w:rPr>
        <w:t xml:space="preserve">) mostly function in the detection and processing of DSB breaks (except </w:t>
      </w:r>
      <w:r w:rsidRPr="0067072B">
        <w:rPr>
          <w:rFonts w:ascii="Times New Roman" w:hAnsi="Times New Roman" w:cs="Times New Roman"/>
          <w:i/>
          <w:color w:val="000000" w:themeColor="text1"/>
        </w:rPr>
        <w:t>HEI10</w:t>
      </w:r>
      <w:ins w:id="70" w:author="Dapper, Amy" w:date="2018-12-04T16:17:00Z">
        <w:r w:rsidR="009003CE" w:rsidRPr="0067072B">
          <w:rPr>
            <w:rFonts w:ascii="Times New Roman" w:hAnsi="Times New Roman" w:cs="Times New Roman"/>
            <w:color w:val="000000" w:themeColor="text1"/>
          </w:rPr>
          <w:t xml:space="preserve">; Dong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2003; </w:t>
        </w:r>
        <w:proofErr w:type="spellStart"/>
        <w:r w:rsidR="009003CE" w:rsidRPr="0067072B">
          <w:rPr>
            <w:rFonts w:ascii="Times New Roman" w:hAnsi="Times New Roman" w:cs="Times New Roman"/>
            <w:color w:val="000000" w:themeColor="text1"/>
          </w:rPr>
          <w:t>Hopfner</w:t>
        </w:r>
        <w:proofErr w:type="spellEnd"/>
        <w:r w:rsidR="009003CE" w:rsidRPr="0067072B">
          <w:rPr>
            <w:rFonts w:ascii="Times New Roman" w:hAnsi="Times New Roman" w:cs="Times New Roman"/>
            <w:color w:val="000000" w:themeColor="text1"/>
          </w:rPr>
          <w:t xml:space="preserve"> 2005; Keeney 2007; Ward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2007; Cloud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2012; </w:t>
        </w:r>
        <w:proofErr w:type="spellStart"/>
        <w:r w:rsidR="009003CE" w:rsidRPr="0067072B">
          <w:rPr>
            <w:rFonts w:ascii="Times New Roman" w:hAnsi="Times New Roman" w:cs="Times New Roman"/>
            <w:color w:val="000000" w:themeColor="text1"/>
          </w:rPr>
          <w:t>Qiao</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2014; Kobayashi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2016)</w:t>
        </w:r>
      </w:ins>
      <w:r w:rsidRPr="0067072B">
        <w:rPr>
          <w:rFonts w:ascii="Times New Roman" w:hAnsi="Times New Roman" w:cs="Times New Roman"/>
          <w:color w:val="000000" w:themeColor="text1"/>
        </w:rPr>
        <w:t>, suggesting that these processes are not primary drivers of recombination rate evolution in mammals.</w:t>
      </w:r>
    </w:p>
    <w:p w:rsidR="0067072B" w:rsidRDefault="00743631" w:rsidP="0067072B">
      <w:pPr>
        <w:pStyle w:val="BodyText"/>
        <w:spacing w:line="360" w:lineRule="auto"/>
        <w:rPr>
          <w:ins w:id="71" w:author="Dapper, Amy" w:date="2018-12-04T16:24:00Z"/>
          <w:rFonts w:ascii="Times New Roman" w:hAnsi="Times New Roman" w:cs="Times New Roman"/>
          <w:color w:val="000000" w:themeColor="text1"/>
        </w:rPr>
      </w:pPr>
      <w:r w:rsidRPr="0067072B">
        <w:rPr>
          <w:rFonts w:ascii="Times New Roman" w:hAnsi="Times New Roman" w:cs="Times New Roman"/>
          <w:color w:val="000000" w:themeColor="text1"/>
        </w:rPr>
        <w:t xml:space="preserve">Four genes exhibit especially rapid evolution across the mammalian phylogeny (compared to other recombination genes):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Three of these genes are known to interact.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binds to the synaptonemal complex, including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proofErr w:type="gramStart"/>
      <w:r w:rsidRPr="0067072B">
        <w:rPr>
          <w:rFonts w:ascii="Times New Roman" w:hAnsi="Times New Roman" w:cs="Times New Roman"/>
          <w:color w:val="000000" w:themeColor="text1"/>
        </w:rPr>
        <w:t>recruits</w:t>
      </w:r>
      <w:proofErr w:type="gramEnd"/>
      <w:r w:rsidRPr="0067072B">
        <w:rPr>
          <w:rFonts w:ascii="Times New Roman" w:hAnsi="Times New Roman" w:cs="Times New Roman"/>
          <w:color w:val="000000" w:themeColor="text1"/>
        </w:rPr>
        <w:t xml:space="preserve"> proteins, including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that regulate the first step of the crossover vs. non-crossover decision</w:t>
      </w:r>
      <w:ins w:id="72" w:author="Dapper, Amy" w:date="2018-12-04T16:22:00Z">
        <w:r w:rsidR="00CB21B5">
          <w:rPr>
            <w:rFonts w:ascii="Times New Roman" w:hAnsi="Times New Roman" w:cs="Times New Roman"/>
            <w:color w:val="000000" w:themeColor="text1"/>
          </w:rPr>
          <w:t xml:space="preserve"> </w:t>
        </w:r>
      </w:ins>
      <w:ins w:id="73" w:author="Dapper, Amy" w:date="2018-12-04T16:18:00Z">
        <w:r w:rsidR="009003CE" w:rsidRPr="0067072B">
          <w:rPr>
            <w:rFonts w:ascii="Times New Roman" w:hAnsi="Times New Roman" w:cs="Times New Roman"/>
            <w:color w:val="000000" w:themeColor="text1"/>
          </w:rPr>
          <w:t xml:space="preserve">(Yang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2008; </w:t>
        </w:r>
        <w:proofErr w:type="spellStart"/>
        <w:r w:rsidR="009003CE" w:rsidRPr="0067072B">
          <w:rPr>
            <w:rFonts w:ascii="Times New Roman" w:hAnsi="Times New Roman" w:cs="Times New Roman"/>
            <w:color w:val="000000" w:themeColor="text1"/>
          </w:rPr>
          <w:t>Guiraldelli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recruits and activates </w:t>
      </w:r>
      <w:r w:rsidRPr="0067072B">
        <w:rPr>
          <w:rFonts w:ascii="Times New Roman" w:hAnsi="Times New Roman" w:cs="Times New Roman"/>
          <w:i/>
          <w:color w:val="000000" w:themeColor="text1"/>
        </w:rPr>
        <w:t>SPO11</w:t>
      </w:r>
      <w:r w:rsidRPr="0067072B">
        <w:rPr>
          <w:rFonts w:ascii="Times New Roman" w:hAnsi="Times New Roman" w:cs="Times New Roman"/>
          <w:color w:val="000000" w:themeColor="text1"/>
        </w:rPr>
        <w:t xml:space="preserve">, a topoisomerase-like </w:t>
      </w:r>
      <w:r w:rsidRPr="0067072B">
        <w:rPr>
          <w:rFonts w:ascii="Times New Roman" w:hAnsi="Times New Roman" w:cs="Times New Roman"/>
          <w:color w:val="000000" w:themeColor="text1"/>
        </w:rPr>
        <w:lastRenderedPageBreak/>
        <w:t>protein that generates DSBs</w:t>
      </w:r>
      <w:ins w:id="74" w:author="Dapper, Amy" w:date="2018-12-04T16:18: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Stanzione</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2016)</w:t>
        </w:r>
      </w:ins>
      <w:r w:rsidRPr="0067072B">
        <w:rPr>
          <w:rFonts w:ascii="Times New Roman" w:hAnsi="Times New Roman" w:cs="Times New Roman"/>
          <w:color w:val="000000" w:themeColor="text1"/>
        </w:rPr>
        <w:t>. Eleven of the 32 recombination genes we examined display signatures of positive selection across the mammalian phylogeny. These genes are predominantly found in two steps of the pathway - formation of the synaptonemal complex (</w:t>
      </w:r>
      <w:r w:rsidRPr="0067072B">
        <w:rPr>
          <w:rFonts w:ascii="Times New Roman" w:hAnsi="Times New Roman" w:cs="Times New Roman"/>
          <w:i/>
          <w:color w:val="000000" w:themeColor="text1"/>
        </w:rPr>
        <w:t>REC8</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RAD21l</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SYCP1</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w:t>
      </w:r>
      <w:ins w:id="75" w:author="Dapper, Amy" w:date="2018-12-04T16:18:00Z">
        <w:r w:rsidR="009003CE" w:rsidRPr="009003CE">
          <w:rPr>
            <w:rFonts w:ascii="Times New Roman" w:hAnsi="Times New Roman" w:cs="Times New Roman"/>
            <w:color w:val="000000" w:themeColor="text1"/>
          </w:rPr>
          <w:t xml:space="preserve"> </w:t>
        </w:r>
        <w:proofErr w:type="spellStart"/>
        <w:r w:rsidR="009003CE" w:rsidRPr="0067072B">
          <w:rPr>
            <w:rFonts w:ascii="Times New Roman" w:hAnsi="Times New Roman" w:cs="Times New Roman"/>
            <w:color w:val="000000" w:themeColor="text1"/>
          </w:rPr>
          <w:t>Parisi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1999; Vries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2005; Yang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2006; Lee and Hirano 2011</w:t>
        </w:r>
      </w:ins>
      <w:r w:rsidRPr="0067072B">
        <w:rPr>
          <w:rFonts w:ascii="Times New Roman" w:hAnsi="Times New Roman" w:cs="Times New Roman"/>
          <w:color w:val="000000" w:themeColor="text1"/>
        </w:rPr>
        <w:t>) and regulation of the first steps of the crossover vs. non-crossover decision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RNF212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MSH4</w:t>
      </w:r>
      <w:ins w:id="76" w:author="Dapper, Amy" w:date="2018-12-04T16:18:00Z">
        <w:r w:rsidR="009003CE" w:rsidRPr="0067072B">
          <w:rPr>
            <w:rFonts w:ascii="Times New Roman" w:hAnsi="Times New Roman" w:cs="Times New Roman"/>
            <w:color w:val="000000" w:themeColor="text1"/>
          </w:rPr>
          <w:t xml:space="preserve">; Snowden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2004; Yang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2008; </w:t>
        </w:r>
        <w:proofErr w:type="spellStart"/>
        <w:r w:rsidR="009003CE" w:rsidRPr="0067072B">
          <w:rPr>
            <w:rFonts w:ascii="Times New Roman" w:hAnsi="Times New Roman" w:cs="Times New Roman"/>
            <w:color w:val="000000" w:themeColor="text1"/>
          </w:rPr>
          <w:t>Qiao</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2014; </w:t>
        </w:r>
        <w:proofErr w:type="spellStart"/>
        <w:r w:rsidR="009003CE" w:rsidRPr="0067072B">
          <w:rPr>
            <w:rFonts w:ascii="Times New Roman" w:hAnsi="Times New Roman" w:cs="Times New Roman"/>
            <w:color w:val="000000" w:themeColor="text1"/>
          </w:rPr>
          <w:t>Guiraldelli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 - raising the possibility that adaptive evolution of these processes caused divergence in recombination rate among species.</w:t>
      </w:r>
      <w:ins w:id="77" w:author="Dapper, Amy" w:date="2018-12-06T13:37:00Z">
        <w:r w:rsidR="00C35D01">
          <w:rPr>
            <w:rFonts w:ascii="Times New Roman" w:hAnsi="Times New Roman" w:cs="Times New Roman"/>
            <w:color w:val="000000" w:themeColor="text1"/>
          </w:rPr>
          <w:t xml:space="preserve">  In fact, f</w:t>
        </w:r>
      </w:ins>
      <w:ins w:id="78" w:author="Dapper, Amy" w:date="2018-12-04T15:11:00Z">
        <w:r>
          <w:rPr>
            <w:rFonts w:ascii="Times New Roman" w:hAnsi="Times New Roman" w:cs="Times New Roman"/>
            <w:color w:val="000000" w:themeColor="text1"/>
          </w:rPr>
          <w:t xml:space="preserve">ive </w:t>
        </w:r>
      </w:ins>
      <w:ins w:id="79" w:author="Dapper, Amy" w:date="2018-12-06T13:37:00Z">
        <w:r w:rsidR="00C35D01">
          <w:rPr>
            <w:rFonts w:ascii="Times New Roman" w:hAnsi="Times New Roman" w:cs="Times New Roman"/>
            <w:color w:val="000000" w:themeColor="text1"/>
          </w:rPr>
          <w:t>of these genes</w:t>
        </w:r>
      </w:ins>
      <w:ins w:id="80" w:author="Dapper, Amy" w:date="2018-12-04T15:12:00Z">
        <w:r>
          <w:rPr>
            <w:rFonts w:ascii="Times New Roman" w:hAnsi="Times New Roman" w:cs="Times New Roman"/>
            <w:color w:val="000000" w:themeColor="text1"/>
          </w:rPr>
          <w:t xml:space="preserve"> have been associated with intra-individual variation </w:t>
        </w:r>
      </w:ins>
      <w:ins w:id="81" w:author="Dapper, Amy" w:date="2018-12-06T13:31:00Z">
        <w:r w:rsidR="00C35D01">
          <w:rPr>
            <w:rFonts w:ascii="Times New Roman" w:hAnsi="Times New Roman" w:cs="Times New Roman"/>
            <w:color w:val="000000" w:themeColor="text1"/>
          </w:rPr>
          <w:t xml:space="preserve">in recombination rate </w:t>
        </w:r>
      </w:ins>
      <w:ins w:id="82" w:author="Dapper, Amy" w:date="2018-12-04T15:12:00Z">
        <w:r>
          <w:rPr>
            <w:rFonts w:ascii="Times New Roman" w:hAnsi="Times New Roman" w:cs="Times New Roman"/>
            <w:color w:val="000000" w:themeColor="text1"/>
          </w:rPr>
          <w:t>within species (</w:t>
        </w:r>
        <w:r w:rsidRPr="00743631">
          <w:rPr>
            <w:rFonts w:ascii="Times New Roman" w:hAnsi="Times New Roman" w:cs="Times New Roman"/>
            <w:i/>
            <w:color w:val="000000" w:themeColor="text1"/>
          </w:rPr>
          <w:t>RAD21l, REC8, MSH4, RNF212</w:t>
        </w:r>
        <w:r>
          <w:rPr>
            <w:rFonts w:ascii="Times New Roman" w:hAnsi="Times New Roman" w:cs="Times New Roman"/>
            <w:color w:val="000000" w:themeColor="text1"/>
          </w:rPr>
          <w:t xml:space="preserve">, and </w:t>
        </w:r>
      </w:ins>
      <w:ins w:id="83" w:author="Dapper, Amy" w:date="2018-12-04T15:13:00Z">
        <w:r w:rsidRPr="00743631">
          <w:rPr>
            <w:rFonts w:ascii="Times New Roman" w:hAnsi="Times New Roman" w:cs="Times New Roman"/>
            <w:i/>
            <w:color w:val="000000" w:themeColor="text1"/>
          </w:rPr>
          <w:t>TEX11</w:t>
        </w:r>
        <w:r>
          <w:rPr>
            <w:rFonts w:ascii="Times New Roman" w:hAnsi="Times New Roman" w:cs="Times New Roman"/>
            <w:color w:val="000000" w:themeColor="text1"/>
          </w:rPr>
          <w:t>)</w:t>
        </w:r>
      </w:ins>
      <w:ins w:id="84" w:author="Dapper, Amy" w:date="2018-12-06T13:37:00Z">
        <w:r w:rsidR="00C35D01">
          <w:rPr>
            <w:rFonts w:ascii="Times New Roman" w:hAnsi="Times New Roman" w:cs="Times New Roman"/>
            <w:color w:val="000000" w:themeColor="text1"/>
          </w:rPr>
          <w:t xml:space="preserve">, illustrating a direct connection </w:t>
        </w:r>
      </w:ins>
      <w:ins w:id="85" w:author="Dapper, Amy" w:date="2018-12-06T13:38:00Z">
        <w:r w:rsidR="00C35D01">
          <w:rPr>
            <w:rFonts w:ascii="Times New Roman" w:hAnsi="Times New Roman" w:cs="Times New Roman"/>
            <w:color w:val="000000" w:themeColor="text1"/>
          </w:rPr>
          <w:t>to the recombination phenotype</w:t>
        </w:r>
      </w:ins>
      <w:ins w:id="86" w:author="Dapper, Amy" w:date="2018-12-04T15:13:00Z">
        <w:r>
          <w:rPr>
            <w:rFonts w:ascii="Times New Roman" w:hAnsi="Times New Roman" w:cs="Times New Roman"/>
            <w:color w:val="000000" w:themeColor="text1"/>
          </w:rPr>
          <w:t xml:space="preserve">.  </w:t>
        </w:r>
      </w:ins>
    </w:p>
    <w:p w:rsidR="00CB21B5" w:rsidRPr="00EE7836" w:rsidRDefault="00C35D01" w:rsidP="0067072B">
      <w:pPr>
        <w:pStyle w:val="BodyText"/>
        <w:spacing w:line="360" w:lineRule="auto"/>
        <w:rPr>
          <w:ins w:id="87" w:author="Dapper, Amy" w:date="2018-12-04T16:17:00Z"/>
          <w:rFonts w:ascii="Times New Roman" w:hAnsi="Times New Roman" w:cs="Times New Roman"/>
          <w:color w:val="000000" w:themeColor="text1"/>
        </w:rPr>
      </w:pPr>
      <w:ins w:id="88" w:author="Dapper, Amy" w:date="2018-12-06T13:38:00Z">
        <w:r w:rsidRPr="00C35D01">
          <w:rPr>
            <w:rFonts w:ascii="Times New Roman" w:hAnsi="Times New Roman" w:cs="Times New Roman"/>
            <w:color w:val="000000" w:themeColor="text1"/>
          </w:rPr>
          <w:t>Interestingly,</w:t>
        </w:r>
        <w:r>
          <w:rPr>
            <w:rFonts w:ascii="Times New Roman" w:hAnsi="Times New Roman" w:cs="Times New Roman"/>
            <w:i/>
            <w:color w:val="000000" w:themeColor="text1"/>
          </w:rPr>
          <w:t xml:space="preserve"> </w:t>
        </w:r>
      </w:ins>
      <w:ins w:id="89" w:author="Dapper, Amy" w:date="2018-12-04T16:24:00Z">
        <w:r w:rsidR="00CB21B5">
          <w:rPr>
            <w:rFonts w:ascii="Times New Roman" w:hAnsi="Times New Roman" w:cs="Times New Roman"/>
            <w:i/>
            <w:color w:val="000000" w:themeColor="text1"/>
          </w:rPr>
          <w:t>MCMDC2</w:t>
        </w:r>
        <w:r w:rsidR="00CB21B5">
          <w:rPr>
            <w:rFonts w:ascii="Times New Roman" w:hAnsi="Times New Roman" w:cs="Times New Roman"/>
            <w:color w:val="000000" w:themeColor="text1"/>
          </w:rPr>
          <w:t>, the mammalian homolog of</w:t>
        </w:r>
      </w:ins>
      <w:ins w:id="90" w:author="Dapper, Amy" w:date="2018-12-04T16:26:00Z">
        <w:r w:rsidR="00CB21B5">
          <w:rPr>
            <w:rFonts w:ascii="Times New Roman" w:hAnsi="Times New Roman" w:cs="Times New Roman"/>
            <w:color w:val="000000" w:themeColor="text1"/>
          </w:rPr>
          <w:t xml:space="preserve"> the</w:t>
        </w:r>
      </w:ins>
      <w:ins w:id="91" w:author="Dapper, Amy" w:date="2018-12-04T16:35:00Z">
        <w:r w:rsidR="00D77CF7">
          <w:rPr>
            <w:rFonts w:ascii="Times New Roman" w:hAnsi="Times New Roman" w:cs="Times New Roman"/>
            <w:color w:val="000000" w:themeColor="text1"/>
          </w:rPr>
          <w:t xml:space="preserve"> rapidly and adaptively evolving</w:t>
        </w:r>
      </w:ins>
      <w:ins w:id="92" w:author="Dapper, Amy" w:date="2018-12-04T16:26:00Z">
        <w:r w:rsidR="00CB21B5">
          <w:rPr>
            <w:rFonts w:ascii="Times New Roman" w:hAnsi="Times New Roman" w:cs="Times New Roman"/>
            <w:color w:val="000000" w:themeColor="text1"/>
          </w:rPr>
          <w:t xml:space="preserve"> </w:t>
        </w:r>
        <w:r w:rsidR="00CB21B5" w:rsidRPr="00D77CF7">
          <w:rPr>
            <w:rFonts w:ascii="Times New Roman" w:hAnsi="Times New Roman" w:cs="Times New Roman"/>
            <w:i/>
            <w:color w:val="000000" w:themeColor="text1"/>
          </w:rPr>
          <w:t>Drosophila</w:t>
        </w:r>
      </w:ins>
      <w:ins w:id="93" w:author="Dapper, Amy" w:date="2018-12-04T16:24:00Z">
        <w:r w:rsidR="00CB21B5">
          <w:rPr>
            <w:rFonts w:ascii="Times New Roman" w:hAnsi="Times New Roman" w:cs="Times New Roman"/>
            <w:color w:val="000000" w:themeColor="text1"/>
          </w:rPr>
          <w:t xml:space="preserve"> </w:t>
        </w:r>
      </w:ins>
      <w:ins w:id="94" w:author="Dapper, Amy" w:date="2018-12-04T16:25:00Z">
        <w:r w:rsidR="00CB21B5" w:rsidRPr="00CB21B5">
          <w:rPr>
            <w:rFonts w:ascii="Times New Roman" w:hAnsi="Times New Roman" w:cs="Times New Roman"/>
            <w:i/>
            <w:color w:val="000000" w:themeColor="text1"/>
          </w:rPr>
          <w:t>mei</w:t>
        </w:r>
      </w:ins>
      <w:ins w:id="95" w:author="Dapper, Amy" w:date="2018-12-04T16:24:00Z">
        <w:r w:rsidR="00CB21B5" w:rsidRPr="00CB21B5">
          <w:rPr>
            <w:rFonts w:ascii="Times New Roman" w:hAnsi="Times New Roman" w:cs="Times New Roman"/>
            <w:i/>
            <w:color w:val="000000" w:themeColor="text1"/>
          </w:rPr>
          <w:t>-217/</w:t>
        </w:r>
      </w:ins>
      <w:ins w:id="96" w:author="Dapper, Amy" w:date="2018-12-04T16:25:00Z">
        <w:r w:rsidR="00CB21B5" w:rsidRPr="00CB21B5">
          <w:rPr>
            <w:rFonts w:ascii="Times New Roman" w:hAnsi="Times New Roman" w:cs="Times New Roman"/>
            <w:i/>
            <w:color w:val="000000" w:themeColor="text1"/>
          </w:rPr>
          <w:t>mei-218</w:t>
        </w:r>
        <w:r w:rsidR="00CB21B5" w:rsidRPr="00D77CF7">
          <w:rPr>
            <w:rFonts w:ascii="Times New Roman" w:hAnsi="Times New Roman" w:cs="Times New Roman"/>
            <w:color w:val="000000" w:themeColor="text1"/>
          </w:rPr>
          <w:t xml:space="preserve"> </w:t>
        </w:r>
      </w:ins>
      <w:ins w:id="97" w:author="Dapper, Amy" w:date="2018-12-04T16:35:00Z">
        <w:r w:rsidR="00D77CF7" w:rsidRPr="00D77CF7">
          <w:rPr>
            <w:rFonts w:ascii="Times New Roman" w:hAnsi="Times New Roman" w:cs="Times New Roman"/>
            <w:color w:val="000000" w:themeColor="text1"/>
          </w:rPr>
          <w:t>recombina</w:t>
        </w:r>
      </w:ins>
      <w:ins w:id="98" w:author="Dapper, Amy" w:date="2018-12-04T16:36:00Z">
        <w:r w:rsidR="00D77CF7" w:rsidRPr="00D77CF7">
          <w:rPr>
            <w:rFonts w:ascii="Times New Roman" w:hAnsi="Times New Roman" w:cs="Times New Roman"/>
            <w:color w:val="000000" w:themeColor="text1"/>
          </w:rPr>
          <w:t xml:space="preserve">tion </w:t>
        </w:r>
      </w:ins>
      <w:ins w:id="99" w:author="Dapper, Amy" w:date="2018-12-04T16:26:00Z">
        <w:r w:rsidR="00CB21B5" w:rsidRPr="00D77CF7">
          <w:rPr>
            <w:rFonts w:ascii="Times New Roman" w:hAnsi="Times New Roman" w:cs="Times New Roman"/>
            <w:color w:val="000000" w:themeColor="text1"/>
          </w:rPr>
          <w:t>gene</w:t>
        </w:r>
      </w:ins>
      <w:ins w:id="100" w:author="Dapper, Amy" w:date="2018-12-04T16:37:00Z">
        <w:r w:rsidR="00D77CF7">
          <w:rPr>
            <w:rFonts w:ascii="Times New Roman" w:hAnsi="Times New Roman" w:cs="Times New Roman"/>
            <w:color w:val="000000" w:themeColor="text1"/>
          </w:rPr>
          <w:t xml:space="preserve"> (Brand et al. 2018</w:t>
        </w:r>
      </w:ins>
      <w:ins w:id="101" w:author="Dapper, Amy" w:date="2018-12-04T16:38:00Z">
        <w:r w:rsidR="00D77CF7">
          <w:rPr>
            <w:rFonts w:ascii="Times New Roman" w:hAnsi="Times New Roman" w:cs="Times New Roman"/>
            <w:color w:val="000000" w:themeColor="text1"/>
          </w:rPr>
          <w:t>)</w:t>
        </w:r>
      </w:ins>
      <w:ins w:id="102" w:author="Dapper, Amy" w:date="2018-12-04T16:36:00Z">
        <w:r w:rsidR="00D77CF7">
          <w:rPr>
            <w:rFonts w:ascii="Times New Roman" w:hAnsi="Times New Roman" w:cs="Times New Roman"/>
            <w:color w:val="000000" w:themeColor="text1"/>
          </w:rPr>
          <w:t>,</w:t>
        </w:r>
      </w:ins>
      <w:ins w:id="103" w:author="Dapper, Amy" w:date="2018-12-04T16:26:00Z">
        <w:r w:rsidR="00CB21B5">
          <w:rPr>
            <w:rFonts w:ascii="Times New Roman" w:hAnsi="Times New Roman" w:cs="Times New Roman"/>
            <w:i/>
            <w:color w:val="000000" w:themeColor="text1"/>
          </w:rPr>
          <w:t xml:space="preserve"> </w:t>
        </w:r>
        <w:r w:rsidR="00CB21B5">
          <w:rPr>
            <w:rFonts w:ascii="Times New Roman" w:hAnsi="Times New Roman" w:cs="Times New Roman"/>
            <w:color w:val="000000" w:themeColor="text1"/>
          </w:rPr>
          <w:t>exhibits</w:t>
        </w:r>
      </w:ins>
      <w:ins w:id="104" w:author="Dapper, Amy" w:date="2018-12-04T16:36:00Z">
        <w:r w:rsidR="00D77CF7">
          <w:rPr>
            <w:rFonts w:ascii="Times New Roman" w:hAnsi="Times New Roman" w:cs="Times New Roman"/>
            <w:color w:val="000000" w:themeColor="text1"/>
          </w:rPr>
          <w:t xml:space="preserve"> below average rates of evolution and no evidence of positive selection.</w:t>
        </w:r>
      </w:ins>
      <w:ins w:id="105" w:author="Dapper, Amy" w:date="2018-12-04T16:39:00Z">
        <w:r w:rsidR="00D77CF7">
          <w:rPr>
            <w:rFonts w:ascii="Times New Roman" w:hAnsi="Times New Roman" w:cs="Times New Roman"/>
            <w:color w:val="000000" w:themeColor="text1"/>
          </w:rPr>
          <w:t xml:space="preserve">  </w:t>
        </w:r>
      </w:ins>
      <w:ins w:id="106" w:author="Dapper, Amy" w:date="2018-12-06T13:38:00Z">
        <w:r>
          <w:rPr>
            <w:rFonts w:ascii="Times New Roman" w:hAnsi="Times New Roman" w:cs="Times New Roman"/>
            <w:color w:val="000000" w:themeColor="text1"/>
          </w:rPr>
          <w:t>T</w:t>
        </w:r>
      </w:ins>
      <w:ins w:id="107" w:author="Dapper, Amy" w:date="2018-12-04T16:43:00Z">
        <w:r w:rsidR="00D77CF7">
          <w:rPr>
            <w:rFonts w:ascii="Times New Roman" w:hAnsi="Times New Roman" w:cs="Times New Roman"/>
            <w:color w:val="000000" w:themeColor="text1"/>
          </w:rPr>
          <w:t>he</w:t>
        </w:r>
      </w:ins>
      <w:ins w:id="108" w:author="Dapper, Amy" w:date="2018-12-04T16:44:00Z">
        <w:r w:rsidR="00D77CF7">
          <w:rPr>
            <w:rFonts w:ascii="Times New Roman" w:hAnsi="Times New Roman" w:cs="Times New Roman"/>
            <w:color w:val="000000" w:themeColor="text1"/>
          </w:rPr>
          <w:t>se two homologues occupy different positions in the recombination pathway</w:t>
        </w:r>
      </w:ins>
      <w:ins w:id="109" w:author="Dapper, Amy" w:date="2018-12-04T16:51:00Z">
        <w:r w:rsidR="00EE7836">
          <w:rPr>
            <w:rFonts w:ascii="Times New Roman" w:hAnsi="Times New Roman" w:cs="Times New Roman"/>
            <w:color w:val="000000" w:themeColor="text1"/>
          </w:rPr>
          <w:t xml:space="preserve">.  In </w:t>
        </w:r>
        <w:r w:rsidR="00EE7836" w:rsidRPr="00EE7836">
          <w:rPr>
            <w:rFonts w:ascii="Times New Roman" w:hAnsi="Times New Roman" w:cs="Times New Roman"/>
            <w:i/>
            <w:color w:val="000000" w:themeColor="text1"/>
          </w:rPr>
          <w:t>Drosophila</w:t>
        </w:r>
        <w:r w:rsidR="00EE7836">
          <w:rPr>
            <w:rFonts w:ascii="Times New Roman" w:hAnsi="Times New Roman" w:cs="Times New Roman"/>
            <w:color w:val="000000" w:themeColor="text1"/>
          </w:rPr>
          <w:t xml:space="preserve">, </w:t>
        </w:r>
      </w:ins>
      <w:ins w:id="110" w:author="Dapper, Amy" w:date="2018-12-04T16:47:00Z">
        <w:r w:rsidR="00EE7836" w:rsidRPr="00EE7836">
          <w:rPr>
            <w:rFonts w:ascii="Times New Roman" w:hAnsi="Times New Roman" w:cs="Times New Roman"/>
            <w:i/>
            <w:color w:val="000000" w:themeColor="text1"/>
          </w:rPr>
          <w:t>mei-218</w:t>
        </w:r>
      </w:ins>
      <w:ins w:id="111" w:author="Dapper, Amy" w:date="2018-12-04T16:45:00Z">
        <w:r w:rsidR="00EE7836">
          <w:rPr>
            <w:rFonts w:ascii="Times New Roman" w:hAnsi="Times New Roman" w:cs="Times New Roman"/>
            <w:color w:val="000000" w:themeColor="text1"/>
          </w:rPr>
          <w:t xml:space="preserve"> </w:t>
        </w:r>
      </w:ins>
      <w:ins w:id="112" w:author="Dapper, Amy" w:date="2018-12-04T16:49:00Z">
        <w:r w:rsidR="00EE7836">
          <w:rPr>
            <w:rFonts w:ascii="Times New Roman" w:hAnsi="Times New Roman" w:cs="Times New Roman"/>
            <w:color w:val="000000" w:themeColor="text1"/>
          </w:rPr>
          <w:t>has evolved to replace the function of the missing</w:t>
        </w:r>
      </w:ins>
      <w:ins w:id="113" w:author="Dapper, Amy" w:date="2018-12-04T16:56:00Z">
        <w:r w:rsidR="00E14032">
          <w:rPr>
            <w:rFonts w:ascii="Times New Roman" w:hAnsi="Times New Roman" w:cs="Times New Roman"/>
            <w:color w:val="000000" w:themeColor="text1"/>
          </w:rPr>
          <w:t xml:space="preserve"> </w:t>
        </w:r>
      </w:ins>
      <w:ins w:id="114" w:author="Dapper, Amy" w:date="2018-12-04T16:45:00Z">
        <w:r w:rsidR="00EE7836" w:rsidRPr="00EE7836">
          <w:rPr>
            <w:rFonts w:ascii="Times New Roman" w:hAnsi="Times New Roman" w:cs="Times New Roman"/>
            <w:i/>
            <w:color w:val="000000" w:themeColor="text1"/>
          </w:rPr>
          <w:t>MSH4</w:t>
        </w:r>
      </w:ins>
      <w:ins w:id="115" w:author="Dapper, Amy" w:date="2018-12-04T16:50:00Z">
        <w:r w:rsidR="00EE7836">
          <w:rPr>
            <w:rFonts w:ascii="Times New Roman" w:hAnsi="Times New Roman" w:cs="Times New Roman"/>
            <w:color w:val="000000" w:themeColor="text1"/>
          </w:rPr>
          <w:t xml:space="preserve"> and </w:t>
        </w:r>
        <w:r w:rsidR="00EE7836">
          <w:rPr>
            <w:rFonts w:ascii="Times New Roman" w:hAnsi="Times New Roman" w:cs="Times New Roman"/>
            <w:i/>
            <w:color w:val="000000" w:themeColor="text1"/>
          </w:rPr>
          <w:t>MSH5</w:t>
        </w:r>
      </w:ins>
      <w:ins w:id="116" w:author="Dapper, Amy" w:date="2018-12-04T16:46:00Z">
        <w:r w:rsidR="00EE7836">
          <w:rPr>
            <w:rFonts w:ascii="Times New Roman" w:hAnsi="Times New Roman" w:cs="Times New Roman"/>
            <w:i/>
            <w:color w:val="000000" w:themeColor="text1"/>
          </w:rPr>
          <w:t xml:space="preserve"> </w:t>
        </w:r>
        <w:r w:rsidR="00EE7836">
          <w:rPr>
            <w:rFonts w:ascii="Times New Roman" w:hAnsi="Times New Roman" w:cs="Times New Roman"/>
            <w:color w:val="000000" w:themeColor="text1"/>
          </w:rPr>
          <w:t>(</w:t>
        </w:r>
      </w:ins>
      <w:ins w:id="117" w:author="Dapper, Amy" w:date="2018-12-04T16:49:00Z">
        <w:r w:rsidR="00EE7836">
          <w:rPr>
            <w:rFonts w:ascii="Times New Roman" w:hAnsi="Times New Roman" w:cs="Times New Roman"/>
            <w:color w:val="000000" w:themeColor="text1"/>
          </w:rPr>
          <w:t xml:space="preserve">Kohl et al. 2012; </w:t>
        </w:r>
      </w:ins>
      <w:ins w:id="118" w:author="Dapper, Amy" w:date="2018-12-04T16:47:00Z">
        <w:r w:rsidR="00EE7836">
          <w:rPr>
            <w:rFonts w:ascii="Times New Roman" w:hAnsi="Times New Roman" w:cs="Times New Roman"/>
            <w:color w:val="000000" w:themeColor="text1"/>
          </w:rPr>
          <w:t>Finsterbusch et al. 2016).</w:t>
        </w:r>
      </w:ins>
      <w:ins w:id="119" w:author="Dapper, Amy" w:date="2018-12-04T16:51:00Z">
        <w:r w:rsidR="00EE7836">
          <w:rPr>
            <w:rFonts w:ascii="Times New Roman" w:hAnsi="Times New Roman" w:cs="Times New Roman"/>
            <w:color w:val="000000" w:themeColor="text1"/>
          </w:rPr>
          <w:t xml:space="preserve"> </w:t>
        </w:r>
      </w:ins>
      <w:ins w:id="120" w:author="Dapper, Amy" w:date="2018-12-04T16:52:00Z">
        <w:r w:rsidR="00EE7836">
          <w:rPr>
            <w:rFonts w:ascii="Times New Roman" w:hAnsi="Times New Roman" w:cs="Times New Roman"/>
            <w:color w:val="000000" w:themeColor="text1"/>
          </w:rPr>
          <w:t xml:space="preserve"> </w:t>
        </w:r>
      </w:ins>
      <w:ins w:id="121" w:author="Dapper, Amy" w:date="2018-12-06T13:43:00Z">
        <w:r w:rsidR="00B10A91">
          <w:rPr>
            <w:rFonts w:ascii="Times New Roman" w:hAnsi="Times New Roman" w:cs="Times New Roman"/>
            <w:color w:val="000000" w:themeColor="text1"/>
          </w:rPr>
          <w:t>T</w:t>
        </w:r>
      </w:ins>
      <w:ins w:id="122" w:author="Dapper, Amy" w:date="2018-12-06T13:41:00Z">
        <w:r w:rsidR="00B10A91">
          <w:rPr>
            <w:rFonts w:ascii="Times New Roman" w:hAnsi="Times New Roman" w:cs="Times New Roman"/>
            <w:color w:val="000000" w:themeColor="text1"/>
          </w:rPr>
          <w:t>his shif</w:t>
        </w:r>
      </w:ins>
      <w:ins w:id="123" w:author="Dapper, Amy" w:date="2018-12-06T13:42:00Z">
        <w:r w:rsidR="00B10A91">
          <w:rPr>
            <w:rFonts w:ascii="Times New Roman" w:hAnsi="Times New Roman" w:cs="Times New Roman"/>
            <w:color w:val="000000" w:themeColor="text1"/>
          </w:rPr>
          <w:t xml:space="preserve">t in both evolutionary rate and </w:t>
        </w:r>
      </w:ins>
      <w:ins w:id="124" w:author="Dapper, Amy" w:date="2018-12-06T13:43:00Z">
        <w:r w:rsidR="00B10A91">
          <w:rPr>
            <w:rFonts w:ascii="Times New Roman" w:hAnsi="Times New Roman" w:cs="Times New Roman"/>
            <w:color w:val="000000" w:themeColor="text1"/>
          </w:rPr>
          <w:t>pathway function</w:t>
        </w:r>
      </w:ins>
      <w:ins w:id="125" w:author="Dapper, Amy" w:date="2018-12-06T13:42:00Z">
        <w:r w:rsidR="00B10A91">
          <w:rPr>
            <w:rFonts w:ascii="Times New Roman" w:hAnsi="Times New Roman" w:cs="Times New Roman"/>
            <w:color w:val="000000" w:themeColor="text1"/>
          </w:rPr>
          <w:t xml:space="preserve"> suggests</w:t>
        </w:r>
      </w:ins>
      <w:ins w:id="126" w:author="Dapper, Amy" w:date="2018-12-06T13:43:00Z">
        <w:r w:rsidR="00B10A91">
          <w:rPr>
            <w:rFonts w:ascii="Times New Roman" w:hAnsi="Times New Roman" w:cs="Times New Roman"/>
            <w:color w:val="000000" w:themeColor="text1"/>
          </w:rPr>
          <w:t xml:space="preserve"> that</w:t>
        </w:r>
      </w:ins>
      <w:ins w:id="127" w:author="Dapper, Amy" w:date="2018-12-06T13:42:00Z">
        <w:r w:rsidR="00B10A91">
          <w:rPr>
            <w:rFonts w:ascii="Times New Roman" w:hAnsi="Times New Roman" w:cs="Times New Roman"/>
            <w:color w:val="000000" w:themeColor="text1"/>
          </w:rPr>
          <w:t xml:space="preserve"> functional </w:t>
        </w:r>
      </w:ins>
      <w:ins w:id="128" w:author="Dapper, Amy" w:date="2018-12-04T16:54:00Z">
        <w:r w:rsidR="00EE7836">
          <w:rPr>
            <w:rFonts w:ascii="Times New Roman" w:hAnsi="Times New Roman" w:cs="Times New Roman"/>
            <w:color w:val="000000" w:themeColor="text1"/>
          </w:rPr>
          <w:t>homology</w:t>
        </w:r>
      </w:ins>
      <w:ins w:id="129" w:author="Dapper, Amy" w:date="2018-12-06T13:42:00Z">
        <w:r w:rsidR="00B10A91">
          <w:rPr>
            <w:rFonts w:ascii="Times New Roman" w:hAnsi="Times New Roman" w:cs="Times New Roman"/>
            <w:color w:val="000000" w:themeColor="text1"/>
          </w:rPr>
          <w:t xml:space="preserve"> may be a better predictor of evolutionary rate than sequence homology.</w:t>
        </w:r>
      </w:ins>
      <w:ins w:id="130" w:author="Dapper, Amy" w:date="2018-12-04T16:54:00Z">
        <w:r w:rsidR="00EE7836">
          <w:rPr>
            <w:rFonts w:ascii="Times New Roman" w:hAnsi="Times New Roman" w:cs="Times New Roman"/>
            <w:color w:val="000000" w:themeColor="text1"/>
          </w:rPr>
          <w:t xml:space="preserve">   </w:t>
        </w:r>
      </w:ins>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Deeper consideration of the recombination gene that shows the strongest evidence for positive selection,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provides additional clues about the genesis of recombination differences among mammals. Fourteen amino acid residues in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exhibit patterns consistent with adaptive evolution</w:t>
      </w:r>
      <w:del w:id="131" w:author="Dapper, Amy" w:date="2018-12-06T14:48:00Z">
        <w:r w:rsidRPr="0067072B" w:rsidDel="003F6955">
          <w:rPr>
            <w:rFonts w:ascii="Times New Roman" w:hAnsi="Times New Roman" w:cs="Times New Roman"/>
            <w:color w:val="000000" w:themeColor="text1"/>
          </w:rPr>
          <w:delText xml:space="preserve"> (BEB,)</w:delText>
        </w:r>
      </w:del>
      <w:r w:rsidRPr="0067072B">
        <w:rPr>
          <w:rFonts w:ascii="Times New Roman" w:hAnsi="Times New Roman" w:cs="Times New Roman"/>
          <w:color w:val="000000" w:themeColor="text1"/>
        </w:rPr>
        <w:t xml:space="preserve">. In contrast to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or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 where targets of selection localize to certain protein domains </w:t>
      </w:r>
      <w:ins w:id="132" w:author="Dapper, Amy" w:date="2018-12-04T16:19:00Z">
        <w:r w:rsidR="009003CE" w:rsidRPr="0067072B">
          <w:rPr>
            <w:rFonts w:ascii="Times New Roman" w:hAnsi="Times New Roman" w:cs="Times New Roman"/>
            <w:color w:val="000000" w:themeColor="text1"/>
          </w:rPr>
          <w:t xml:space="preserve">(Oliver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2009; Thomas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2009; Grey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2011)</w:t>
        </w:r>
      </w:ins>
      <w:r w:rsidRPr="0067072B">
        <w:rPr>
          <w:rFonts w:ascii="Times New Roman" w:hAnsi="Times New Roman" w:cs="Times New Roman"/>
          <w:color w:val="000000" w:themeColor="text1"/>
        </w:rPr>
        <w:t xml:space="preserve"> – the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residues of interest are distributed across the length of the gene. This pattern matches aspects of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protein function. The gene encompasses three large, ubiquitous protein interaction (TRP) domains</w:t>
      </w:r>
      <w:ins w:id="133" w:author="Dapper, Amy" w:date="2018-12-04T16:19: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Guiraldelli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 xml:space="preserve">. Most of the residues with signatures of selection localize to two of the large TRP domains, one of which is known to bind to </w:t>
      </w:r>
      <w:r w:rsidRPr="0067072B">
        <w:rPr>
          <w:rFonts w:ascii="Times New Roman" w:hAnsi="Times New Roman" w:cs="Times New Roman"/>
          <w:i/>
          <w:color w:val="000000" w:themeColor="text1"/>
        </w:rPr>
        <w:t>SHOC1</w:t>
      </w:r>
      <w:ins w:id="134" w:author="Dapper, Amy" w:date="2018-12-04T16:58:00Z">
        <w:r w:rsidR="00E14032">
          <w:rPr>
            <w:rFonts w:ascii="Times New Roman" w:hAnsi="Times New Roman" w:cs="Times New Roman"/>
            <w:i/>
            <w:color w:val="000000" w:themeColor="text1"/>
          </w:rPr>
          <w:t xml:space="preserve"> </w:t>
        </w:r>
      </w:ins>
      <w:ins w:id="135" w:author="Dapper, Amy" w:date="2018-12-04T16:19:00Z">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Guiraldelli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If mammals have experienced directional selection to increase crossover number</w:t>
      </w:r>
      <w:ins w:id="136" w:author="Dapper, Amy" w:date="2018-12-04T16:20:00Z">
        <w:r w:rsidR="009003CE">
          <w:rPr>
            <w:rFonts w:ascii="Times New Roman" w:hAnsi="Times New Roman" w:cs="Times New Roman"/>
            <w:color w:val="000000" w:themeColor="text1"/>
          </w:rPr>
          <w:t xml:space="preserve"> </w:t>
        </w:r>
      </w:ins>
      <w:ins w:id="137" w:author="Dapper, Amy" w:date="2018-12-04T16:19:00Z">
        <w:r w:rsidR="009003CE" w:rsidRPr="0067072B">
          <w:rPr>
            <w:rFonts w:ascii="Times New Roman" w:hAnsi="Times New Roman" w:cs="Times New Roman"/>
            <w:color w:val="000000" w:themeColor="text1"/>
          </w:rPr>
          <w:t xml:space="preserve">(Segura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2013)</w:t>
        </w:r>
      </w:ins>
      <w:r w:rsidRPr="0067072B">
        <w:rPr>
          <w:rFonts w:ascii="Times New Roman" w:hAnsi="Times New Roman" w:cs="Times New Roman"/>
          <w:color w:val="000000" w:themeColor="text1"/>
        </w:rPr>
        <w:t xml:space="preserve">, a key role for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suggests that divergence in this trait reflects genetic changes acting early during the crossover vs. non-crossover decision. Alternatively, the positioning of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at </w:t>
      </w:r>
      <w:r w:rsidRPr="0067072B">
        <w:rPr>
          <w:rFonts w:ascii="Times New Roman" w:hAnsi="Times New Roman" w:cs="Times New Roman"/>
          <w:color w:val="000000" w:themeColor="text1"/>
        </w:rPr>
        <w:lastRenderedPageBreak/>
        <w:t xml:space="preserve">this stage in the pathway could suggest that selection favored a consistent recombination rate across the mammalian phylogeny. In this case, the signature of positive selection in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could be driven by its role in maintaining crossover homeostasis despite the accumulation of changes in other genes in the pathway. The correlation in evolutionary rates between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can support either scenario </w:t>
      </w:r>
      <w:ins w:id="138" w:author="Dapper, Amy" w:date="2018-12-04T16:20:00Z">
        <w:r w:rsidR="009003CE" w:rsidRPr="0067072B">
          <w:rPr>
            <w:rFonts w:ascii="Times New Roman" w:hAnsi="Times New Roman" w:cs="Times New Roman"/>
            <w:color w:val="000000" w:themeColor="text1"/>
          </w:rPr>
          <w:t xml:space="preserve">(Clark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2012, 2013) </w:t>
        </w:r>
      </w:ins>
      <w:r w:rsidRPr="0067072B">
        <w:rPr>
          <w:rFonts w:ascii="Times New Roman" w:hAnsi="Times New Roman" w:cs="Times New Roman"/>
          <w:color w:val="000000" w:themeColor="text1"/>
        </w:rPr>
        <w:t xml:space="preserve">- either all three genes experience concordant selection pressures due to their closely-related functions in the recombination pathway or the correlation in evolutionary rate is driven by compensatory changes in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w:t>
      </w:r>
      <w:ins w:id="139" w:author="Dapper, Amy" w:date="2018-12-04T16:58:00Z">
        <w:r w:rsidR="00E14032">
          <w:rPr>
            <w:rFonts w:ascii="Times New Roman" w:hAnsi="Times New Roman" w:cs="Times New Roman"/>
            <w:color w:val="000000" w:themeColor="text1"/>
          </w:rPr>
          <w:t xml:space="preserve">  Notably</w:t>
        </w:r>
      </w:ins>
      <w:ins w:id="140" w:author="Dapper, Amy" w:date="2018-12-04T17:03:00Z">
        <w:r w:rsidR="00E14032">
          <w:rPr>
            <w:rFonts w:ascii="Times New Roman" w:hAnsi="Times New Roman" w:cs="Times New Roman"/>
            <w:color w:val="000000" w:themeColor="text1"/>
          </w:rPr>
          <w:t>, sequence variation in</w:t>
        </w:r>
      </w:ins>
      <w:ins w:id="141" w:author="Dapper, Amy" w:date="2018-12-04T16:58:00Z">
        <w:r w:rsidR="00E14032">
          <w:rPr>
            <w:rFonts w:ascii="Times New Roman" w:hAnsi="Times New Roman" w:cs="Times New Roman"/>
            <w:color w:val="000000" w:themeColor="text1"/>
          </w:rPr>
          <w:t xml:space="preserve"> </w:t>
        </w:r>
        <w:r w:rsidR="00E14032" w:rsidRPr="00E14032">
          <w:rPr>
            <w:rFonts w:ascii="Times New Roman" w:hAnsi="Times New Roman" w:cs="Times New Roman"/>
            <w:i/>
            <w:color w:val="000000" w:themeColor="text1"/>
          </w:rPr>
          <w:t>TEX11</w:t>
        </w:r>
        <w:r w:rsidR="00E14032">
          <w:rPr>
            <w:rFonts w:ascii="Times New Roman" w:hAnsi="Times New Roman" w:cs="Times New Roman"/>
            <w:color w:val="000000" w:themeColor="text1"/>
          </w:rPr>
          <w:t xml:space="preserve"> have been assoc</w:t>
        </w:r>
      </w:ins>
      <w:ins w:id="142" w:author="Dapper, Amy" w:date="2018-12-04T16:59:00Z">
        <w:r w:rsidR="00E14032">
          <w:rPr>
            <w:rFonts w:ascii="Times New Roman" w:hAnsi="Times New Roman" w:cs="Times New Roman"/>
            <w:color w:val="000000" w:themeColor="text1"/>
          </w:rPr>
          <w:t>i</w:t>
        </w:r>
      </w:ins>
      <w:ins w:id="143" w:author="Dapper, Amy" w:date="2018-12-04T16:58:00Z">
        <w:r w:rsidR="00E14032">
          <w:rPr>
            <w:rFonts w:ascii="Times New Roman" w:hAnsi="Times New Roman" w:cs="Times New Roman"/>
            <w:color w:val="000000" w:themeColor="text1"/>
          </w:rPr>
          <w:t xml:space="preserve">ated with </w:t>
        </w:r>
      </w:ins>
      <w:ins w:id="144" w:author="Dapper, Amy" w:date="2018-12-04T16:59:00Z">
        <w:r w:rsidR="00E14032">
          <w:rPr>
            <w:rFonts w:ascii="Times New Roman" w:hAnsi="Times New Roman" w:cs="Times New Roman"/>
            <w:color w:val="000000" w:themeColor="text1"/>
          </w:rPr>
          <w:t xml:space="preserve">dramatic differences in </w:t>
        </w:r>
      </w:ins>
      <w:ins w:id="145" w:author="Dapper, Amy" w:date="2018-12-04T17:04:00Z">
        <w:r w:rsidR="00E14032">
          <w:rPr>
            <w:rFonts w:ascii="Times New Roman" w:hAnsi="Times New Roman" w:cs="Times New Roman"/>
            <w:color w:val="000000" w:themeColor="text1"/>
          </w:rPr>
          <w:t>r</w:t>
        </w:r>
      </w:ins>
      <w:ins w:id="146" w:author="Dapper, Amy" w:date="2018-12-04T16:59:00Z">
        <w:r w:rsidR="00E14032">
          <w:rPr>
            <w:rFonts w:ascii="Times New Roman" w:hAnsi="Times New Roman" w:cs="Times New Roman"/>
            <w:color w:val="000000" w:themeColor="text1"/>
          </w:rPr>
          <w:t>ecombination rate in mice and humans (</w:t>
        </w:r>
      </w:ins>
      <w:ins w:id="147" w:author="Dapper, Amy" w:date="2018-12-04T17:01:00Z">
        <w:r w:rsidR="00E14032">
          <w:rPr>
            <w:rFonts w:ascii="Times New Roman" w:hAnsi="Times New Roman" w:cs="Times New Roman"/>
            <w:color w:val="000000" w:themeColor="text1"/>
          </w:rPr>
          <w:t>Yang et al. 2015</w:t>
        </w:r>
      </w:ins>
      <w:ins w:id="148" w:author="Dapper, Amy" w:date="2018-12-04T16:59:00Z">
        <w:r w:rsidR="00E14032">
          <w:rPr>
            <w:rFonts w:ascii="Times New Roman" w:hAnsi="Times New Roman" w:cs="Times New Roman"/>
            <w:color w:val="000000" w:themeColor="text1"/>
          </w:rPr>
          <w:t>).</w:t>
        </w:r>
      </w:ins>
    </w:p>
    <w:p w:rsidR="006759ED"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Genes in the recombination pathway revealed additional evolutionary patterns when considered as a group. Genes with roles in recombination tend to evolve faster than other genes, at least based on comparisons between human and macaque. Several factors could generate this pattern. First, the central role of recombination genes in reproduction could accelerate their divergence. The rapid evolution of reproductive genes is usually attributed to post-copulatory sexual selection or relaxed selection (from sex-specific expression and low female re-mating rates)</w:t>
      </w:r>
      <w:ins w:id="149" w:author="Dapper, Amy" w:date="2018-12-04T16:20:00Z">
        <w:r w:rsidR="009003CE" w:rsidRP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 xml:space="preserve">(Swanson and </w:t>
        </w:r>
        <w:proofErr w:type="spellStart"/>
        <w:r w:rsidR="009003CE" w:rsidRPr="0067072B">
          <w:rPr>
            <w:rFonts w:ascii="Times New Roman" w:hAnsi="Times New Roman" w:cs="Times New Roman"/>
            <w:color w:val="000000" w:themeColor="text1"/>
          </w:rPr>
          <w:t>Vacquier</w:t>
        </w:r>
        <w:proofErr w:type="spellEnd"/>
        <w:r w:rsidR="009003CE" w:rsidRPr="0067072B">
          <w:rPr>
            <w:rFonts w:ascii="Times New Roman" w:hAnsi="Times New Roman" w:cs="Times New Roman"/>
            <w:color w:val="000000" w:themeColor="text1"/>
          </w:rPr>
          <w:t xml:space="preserve"> 2002; Dapper and Wade 2016)</w:t>
        </w:r>
      </w:ins>
      <w:r w:rsidRPr="0067072B">
        <w:rPr>
          <w:rFonts w:ascii="Times New Roman" w:hAnsi="Times New Roman" w:cs="Times New Roman"/>
          <w:color w:val="000000" w:themeColor="text1"/>
        </w:rPr>
        <w:t>. However, recombination occurs prior to copulation in mammals, and recombination genes are typically expressed in both sexes, two observations that argue against these explanations for elevated divergence. Second, the restriction of expression of some recombination genes to meiotic cells could reduce the pleiotropic consequences of amino acid substitutions</w:t>
      </w:r>
      <w:ins w:id="150" w:author="Dapper, Amy" w:date="2018-12-04T16:20: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Duret</w:t>
        </w:r>
        <w:proofErr w:type="spellEnd"/>
        <w:r w:rsidR="009003CE" w:rsidRPr="0067072B">
          <w:rPr>
            <w:rFonts w:ascii="Times New Roman" w:hAnsi="Times New Roman" w:cs="Times New Roman"/>
            <w:color w:val="000000" w:themeColor="text1"/>
          </w:rPr>
          <w:t xml:space="preserve"> and </w:t>
        </w:r>
        <w:proofErr w:type="spellStart"/>
        <w:r w:rsidR="009003CE" w:rsidRPr="0067072B">
          <w:rPr>
            <w:rFonts w:ascii="Times New Roman" w:hAnsi="Times New Roman" w:cs="Times New Roman"/>
            <w:color w:val="000000" w:themeColor="text1"/>
          </w:rPr>
          <w:t>Mouchiroud</w:t>
        </w:r>
        <w:proofErr w:type="spellEnd"/>
        <w:r w:rsidR="009003CE" w:rsidRPr="0067072B">
          <w:rPr>
            <w:rFonts w:ascii="Times New Roman" w:hAnsi="Times New Roman" w:cs="Times New Roman"/>
            <w:color w:val="000000" w:themeColor="text1"/>
          </w:rPr>
          <w:t xml:space="preserve"> 1999; Liao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2006)</w:t>
        </w:r>
      </w:ins>
      <w:r w:rsidRPr="0067072B">
        <w:rPr>
          <w:rFonts w:ascii="Times New Roman" w:hAnsi="Times New Roman" w:cs="Times New Roman"/>
          <w:color w:val="000000" w:themeColor="text1"/>
        </w:rPr>
        <w:t>. A third possibility is that recombination itself is frequently subject to positive selection, driving divergence at the underlying genes</w:t>
      </w:r>
      <w:ins w:id="151" w:author="Dapper, Amy" w:date="2018-12-04T16:20: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 xml:space="preserve">(Dapper and </w:t>
        </w:r>
        <w:proofErr w:type="spellStart"/>
        <w:r w:rsidR="009003CE" w:rsidRPr="0067072B">
          <w:rPr>
            <w:rFonts w:ascii="Times New Roman" w:hAnsi="Times New Roman" w:cs="Times New Roman"/>
            <w:color w:val="000000" w:themeColor="text1"/>
          </w:rPr>
          <w:t>Payseur</w:t>
        </w:r>
        <w:proofErr w:type="spellEnd"/>
        <w:r w:rsidR="009003CE" w:rsidRPr="0067072B">
          <w:rPr>
            <w:rFonts w:ascii="Times New Roman" w:hAnsi="Times New Roman" w:cs="Times New Roman"/>
            <w:color w:val="000000" w:themeColor="text1"/>
          </w:rPr>
          <w:t xml:space="preserve"> 2017; Ritz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2017)</w:t>
        </w:r>
      </w:ins>
      <w:r w:rsidRPr="0067072B">
        <w:rPr>
          <w:rFonts w:ascii="Times New Roman" w:hAnsi="Times New Roman" w:cs="Times New Roman"/>
          <w:color w:val="000000" w:themeColor="text1"/>
        </w:rPr>
        <w:t>.</w:t>
      </w:r>
    </w:p>
    <w:p w:rsidR="00C35D01" w:rsidRPr="0067072B" w:rsidRDefault="00C35D01" w:rsidP="0067072B">
      <w:pPr>
        <w:pStyle w:val="BodyText"/>
        <w:spacing w:line="360" w:lineRule="auto"/>
        <w:rPr>
          <w:rFonts w:ascii="Times New Roman" w:hAnsi="Times New Roman" w:cs="Times New Roman"/>
          <w:color w:val="000000" w:themeColor="text1"/>
        </w:rPr>
      </w:pPr>
      <w:r>
        <w:rPr>
          <w:rFonts w:ascii="Times New Roman" w:hAnsi="Times New Roman" w:cs="Times New Roman"/>
          <w:color w:val="000000" w:themeColor="text1"/>
        </w:rPr>
        <w:t>Re</w:t>
      </w:r>
      <w:r w:rsidRPr="0067072B">
        <w:rPr>
          <w:rFonts w:ascii="Times New Roman" w:hAnsi="Times New Roman" w:cs="Times New Roman"/>
          <w:color w:val="000000" w:themeColor="text1"/>
        </w:rPr>
        <w:t>combination genes previously associated with intra-specific variation in the genome-wide recombination rate evolve at similar rates to recombination genes without such an association</w:t>
      </w:r>
      <w:r>
        <w:rPr>
          <w:rFonts w:ascii="Times New Roman" w:hAnsi="Times New Roman" w:cs="Times New Roman"/>
          <w:color w:val="000000" w:themeColor="text1"/>
        </w:rPr>
        <w:t>.</w:t>
      </w:r>
      <w:del w:id="152" w:author="Dapper, Amy" w:date="2018-12-06T16:57:00Z">
        <w:r w:rsidDel="00D03AD2">
          <w:rPr>
            <w:rFonts w:ascii="Times New Roman" w:hAnsi="Times New Roman" w:cs="Times New Roman"/>
            <w:color w:val="000000" w:themeColor="text1"/>
          </w:rPr>
          <w:delText xml:space="preserve"> </w:delText>
        </w:r>
        <w:bookmarkStart w:id="153" w:name="_GoBack"/>
        <w:bookmarkEnd w:id="153"/>
        <w:r w:rsidR="00D03AD2" w:rsidRPr="008C600C" w:rsidDel="00D03AD2">
          <w:rPr>
            <w:rFonts w:ascii="Times New Roman" w:hAnsi="Times New Roman" w:cs="Times New Roman"/>
            <w:color w:val="000000" w:themeColor="text1"/>
          </w:rPr>
          <w:delText xml:space="preserve">This observation </w:delText>
        </w:r>
        <w:r w:rsidR="00D03AD2" w:rsidDel="00D03AD2">
          <w:rPr>
            <w:rFonts w:ascii="Times New Roman" w:hAnsi="Times New Roman" w:cs="Times New Roman"/>
            <w:color w:val="000000" w:themeColor="text1"/>
          </w:rPr>
          <w:delText>suggests that existing inter-specific differences and intra-specific variation in recombination rate are mostly caused by different genes</w:delText>
        </w:r>
      </w:del>
      <w:r w:rsidR="00D03AD2" w:rsidRPr="008C600C">
        <w:rPr>
          <w:rFonts w:ascii="Times New Roman" w:hAnsi="Times New Roman" w:cs="Times New Roman"/>
          <w:color w:val="000000" w:themeColor="text1"/>
        </w:rPr>
        <w:t>.</w:t>
      </w:r>
      <w:r>
        <w:rPr>
          <w:rFonts w:ascii="Times New Roman" w:hAnsi="Times New Roman" w:cs="Times New Roman"/>
          <w:color w:val="000000" w:themeColor="text1"/>
        </w:rPr>
        <w:t xml:space="preserve"> Several factors may weaken the correlation between genes that generate within and between species variation.  </w:t>
      </w:r>
      <w:r w:rsidRPr="0067072B">
        <w:rPr>
          <w:rFonts w:ascii="Times New Roman" w:hAnsi="Times New Roman" w:cs="Times New Roman"/>
          <w:color w:val="000000" w:themeColor="text1"/>
        </w:rPr>
        <w:t xml:space="preserve">Genes responsible for species differences in recombination rate could be subject to strong directional selection within populations, reducing their contributions to intra-specific variation. Alternatively, genes that confer within-species rate variation could be targets of diversifying or antagonistic selection, limiting their divergence between species. For example, </w:t>
      </w:r>
      <w:r w:rsidRPr="0067072B">
        <w:rPr>
          <w:rFonts w:ascii="Times New Roman" w:hAnsi="Times New Roman" w:cs="Times New Roman"/>
          <w:color w:val="000000" w:themeColor="text1"/>
        </w:rPr>
        <w:lastRenderedPageBreak/>
        <w:t xml:space="preserve">variants of </w:t>
      </w:r>
      <w:r w:rsidRPr="0067072B">
        <w:rPr>
          <w:rFonts w:ascii="Times New Roman" w:hAnsi="Times New Roman" w:cs="Times New Roman"/>
          <w:i/>
          <w:color w:val="000000" w:themeColor="text1"/>
        </w:rPr>
        <w:t>RNF212</w:t>
      </w:r>
      <w:r w:rsidRPr="0067072B">
        <w:rPr>
          <w:rFonts w:ascii="Times New Roman" w:hAnsi="Times New Roman" w:cs="Times New Roman"/>
          <w:color w:val="000000" w:themeColor="text1"/>
        </w:rPr>
        <w:t xml:space="preserve">, a gene associated with intra-specific variation in recombination rate in several mammalian species, have contrasting effects in women and men </w:t>
      </w:r>
      <w:ins w:id="154" w:author="Dapper, Amy" w:date="2018-12-06T14:35:00Z">
        <w:r w:rsidR="00DC1967" w:rsidRPr="0067072B">
          <w:rPr>
            <w:rFonts w:ascii="Times New Roman" w:hAnsi="Times New Roman" w:cs="Times New Roman"/>
            <w:color w:val="000000" w:themeColor="text1"/>
          </w:rPr>
          <w:t xml:space="preserve">(Kong </w:t>
        </w:r>
        <w:r w:rsidR="00DC1967" w:rsidRPr="0067072B">
          <w:rPr>
            <w:rFonts w:ascii="Times New Roman" w:hAnsi="Times New Roman" w:cs="Times New Roman"/>
            <w:i/>
            <w:color w:val="000000" w:themeColor="text1"/>
          </w:rPr>
          <w:t>et al.</w:t>
        </w:r>
        <w:r w:rsidR="00DC1967" w:rsidRPr="0067072B">
          <w:rPr>
            <w:rFonts w:ascii="Times New Roman" w:hAnsi="Times New Roman" w:cs="Times New Roman"/>
            <w:color w:val="000000" w:themeColor="text1"/>
          </w:rPr>
          <w:t xml:space="preserve"> 2008).</w:t>
        </w:r>
      </w:ins>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The structure of genetic pathways is expected to influence evolutionary trajectories</w:t>
      </w:r>
      <w:ins w:id="155" w:author="Dapper, Amy" w:date="2018-12-04T16:20: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Rausher</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1999; Lu and </w:t>
        </w:r>
        <w:proofErr w:type="spellStart"/>
        <w:r w:rsidR="009003CE" w:rsidRPr="0067072B">
          <w:rPr>
            <w:rFonts w:ascii="Times New Roman" w:hAnsi="Times New Roman" w:cs="Times New Roman"/>
            <w:color w:val="000000" w:themeColor="text1"/>
          </w:rPr>
          <w:t>Rausher</w:t>
        </w:r>
        <w:proofErr w:type="spellEnd"/>
        <w:r w:rsidR="009003CE" w:rsidRPr="0067072B">
          <w:rPr>
            <w:rFonts w:ascii="Times New Roman" w:hAnsi="Times New Roman" w:cs="Times New Roman"/>
            <w:color w:val="000000" w:themeColor="text1"/>
          </w:rPr>
          <w:t xml:space="preserve"> 2003)</w:t>
        </w:r>
      </w:ins>
      <w:r w:rsidRPr="0067072B">
        <w:rPr>
          <w:rFonts w:ascii="Times New Roman" w:hAnsi="Times New Roman" w:cs="Times New Roman"/>
          <w:color w:val="000000" w:themeColor="text1"/>
        </w:rPr>
        <w:t xml:space="preserve">. Matching this prediction, recombination genes show relatively high rate correlations compared to other sets of genes. Nevertheless, our results suggest that the selection pressures targeting a gene are not easily deduced from its position in the recombination pathway. Perhaps rate variation among domains within proteins masked a clearer effect of pathway position. For example, the signal of adaptive evolution in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is restricted to the zinc finger residues, with much of the gene sequence being conserved between species </w:t>
      </w:r>
      <w:ins w:id="156" w:author="Dapper, Amy" w:date="2018-12-04T16:21:00Z">
        <w:r w:rsidR="009003CE" w:rsidRPr="0067072B">
          <w:rPr>
            <w:rFonts w:ascii="Times New Roman" w:hAnsi="Times New Roman" w:cs="Times New Roman"/>
            <w:color w:val="000000" w:themeColor="text1"/>
          </w:rPr>
          <w:t xml:space="preserve">(Oliver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2009; Thomas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2009).</w:t>
        </w:r>
      </w:ins>
      <w:r w:rsidRPr="0067072B">
        <w:rPr>
          <w:rFonts w:ascii="Times New Roman" w:hAnsi="Times New Roman" w:cs="Times New Roman"/>
          <w:color w:val="000000" w:themeColor="text1"/>
        </w:rPr>
        <w:t xml:space="preserve"> Rate heterogeneity between genes within steps of the recombination pathway motivates a more thorough investigation of functional domains in genes of interest.</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Within-gene variation in evolutionary rate might explain another apparent discrepancy in our results. Despite evidence for positive selection across the mammalian phylogeny at many genes, comparisons of polymorphism and divergence yielded no significant signatures of adaptive evolution between species. Instead, many recombination genes display an excess of non-synonymous polymorphisms, consistent with an accumulation of weakly deleterious mutations within humans. However, this approach searches for patterns of selection at the level of the entire gene, whereas positive selection can target certain domains. For example,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exhibits evidence for adaptive evolution (but with a lower than average evolutionary rate) along the mammalian phylogeny and shows an excess of non-synonymous polymorphisms within humans. These two seemingly disparate results are unified by the observation that all 6 codons in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with significant signatures of positive selection </w:t>
      </w:r>
      <w:del w:id="157" w:author="Dapper, Amy" w:date="2018-12-06T14:49:00Z">
        <w:r w:rsidRPr="0067072B" w:rsidDel="003F6955">
          <w:rPr>
            <w:rFonts w:ascii="Times New Roman" w:hAnsi="Times New Roman" w:cs="Times New Roman"/>
            <w:color w:val="000000" w:themeColor="text1"/>
          </w:rPr>
          <w:delText xml:space="preserve">(BEB,) </w:delText>
        </w:r>
      </w:del>
      <w:r w:rsidRPr="0067072B">
        <w:rPr>
          <w:rFonts w:ascii="Times New Roman" w:hAnsi="Times New Roman" w:cs="Times New Roman"/>
          <w:color w:val="000000" w:themeColor="text1"/>
        </w:rPr>
        <w:t>are highly localized in the first 100-bp in a putative DNA binding domain</w:t>
      </w:r>
      <w:ins w:id="158" w:author="Dapper, Amy" w:date="2018-12-04T16:21: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Rakshambikai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2013; </w:t>
        </w:r>
        <w:proofErr w:type="spellStart"/>
        <w:r w:rsidR="009003CE" w:rsidRPr="0067072B">
          <w:rPr>
            <w:rFonts w:ascii="Times New Roman" w:hAnsi="Times New Roman" w:cs="Times New Roman"/>
            <w:color w:val="000000" w:themeColor="text1"/>
          </w:rPr>
          <w:t>Piovesan</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2017)</w:t>
        </w:r>
      </w:ins>
      <w:r w:rsidRPr="0067072B">
        <w:rPr>
          <w:rFonts w:ascii="Times New Roman" w:hAnsi="Times New Roman" w:cs="Times New Roman"/>
          <w:color w:val="000000" w:themeColor="text1"/>
        </w:rPr>
        <w:t>.</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One cost of the increased sensitivity of PAML is an inflation of the false-positive rate in the presence of multi-nucleotide substitutions</w:t>
      </w:r>
      <w:ins w:id="159" w:author="Dapper, Amy" w:date="2018-12-04T16:21:00Z">
        <w:r w:rsidR="00CB21B5">
          <w:rPr>
            <w:rFonts w:ascii="Times New Roman" w:hAnsi="Times New Roman" w:cs="Times New Roman"/>
            <w:color w:val="000000" w:themeColor="text1"/>
          </w:rPr>
          <w:t xml:space="preserve"> </w:t>
        </w:r>
        <w:r w:rsidR="00CB21B5" w:rsidRPr="0067072B">
          <w:rPr>
            <w:rFonts w:ascii="Times New Roman" w:hAnsi="Times New Roman" w:cs="Times New Roman"/>
            <w:color w:val="000000" w:themeColor="text1"/>
          </w:rPr>
          <w:t xml:space="preserve">(Venkat </w:t>
        </w:r>
        <w:r w:rsidR="00CB21B5" w:rsidRPr="0067072B">
          <w:rPr>
            <w:rFonts w:ascii="Times New Roman" w:hAnsi="Times New Roman" w:cs="Times New Roman"/>
            <w:i/>
            <w:color w:val="000000" w:themeColor="text1"/>
          </w:rPr>
          <w:t>et al.</w:t>
        </w:r>
        <w:r w:rsidR="00CB21B5"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 xml:space="preserve">. It was not possible to directly identify MNMs in our dataset, so we chose the highly conservative approach of removing all codons inferred to have accumulated multiple mutations on a single branch in the phylogeny. Codons removed using this approach could be MNMs, but they also likely include codons that either have accumulated sequential mutations along the long branches in the mammalian </w:t>
      </w:r>
      <w:r w:rsidRPr="0067072B">
        <w:rPr>
          <w:rFonts w:ascii="Times New Roman" w:hAnsi="Times New Roman" w:cs="Times New Roman"/>
          <w:color w:val="000000" w:themeColor="text1"/>
        </w:rPr>
        <w:lastRenderedPageBreak/>
        <w:t xml:space="preserve">phylogeny or are neither MNMs nor CMDs, due to uncertainty in the inference of ancestral sequences. Despite the conservative nature of this approach, we still found a signature of positive selection in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even when all putative CMDs were removed. Nevertheless, the conservative nature of the filter makes it difficult to draw conclusions about the robustness of signals of selection in the other recombination genes.</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Another caveat concerns the interpretation of our findings. We would prioritize rapidly evolving genes with evidence of adaptive evolution as candidates for observed differences in recombination rate between species. But evolution of the recombination rate could reflect only a few amino acid substitutions (especially along particular mammalian lineages) or regulatory changes located outside protein-coding regions. Our results should therefore motivate genetic dissection of between-species differences in recombination rate through evaluation of the candidate genes we identified</w:t>
      </w:r>
      <w:del w:id="160" w:author="Dapper, Amy" w:date="2018-12-06T14:06:00Z">
        <w:r w:rsidRPr="0067072B" w:rsidDel="00B241FE">
          <w:rPr>
            <w:rFonts w:ascii="Times New Roman" w:hAnsi="Times New Roman" w:cs="Times New Roman"/>
            <w:color w:val="000000" w:themeColor="text1"/>
          </w:rPr>
          <w:delText xml:space="preserve"> or genetic mapping</w:delText>
        </w:r>
      </w:del>
      <w:r w:rsidR="00B241FE">
        <w:rPr>
          <w:rFonts w:ascii="Times New Roman" w:hAnsi="Times New Roman" w:cs="Times New Roman"/>
          <w:color w:val="000000" w:themeColor="text1"/>
        </w:rPr>
        <w:t>.</w:t>
      </w:r>
      <w:ins w:id="161" w:author="Dapper, Amy" w:date="2018-12-06T14:06:00Z">
        <w:r w:rsidR="00B241FE">
          <w:rPr>
            <w:rFonts w:ascii="Times New Roman" w:hAnsi="Times New Roman" w:cs="Times New Roman"/>
            <w:color w:val="000000" w:themeColor="text1"/>
          </w:rPr>
          <w:t xml:space="preserve">  </w:t>
        </w:r>
      </w:ins>
      <w:ins w:id="162" w:author="Dapper, Amy" w:date="2018-12-06T14:07:00Z">
        <w:r w:rsidR="00B241FE">
          <w:rPr>
            <w:rFonts w:ascii="Times New Roman" w:hAnsi="Times New Roman" w:cs="Times New Roman"/>
            <w:color w:val="000000" w:themeColor="text1"/>
          </w:rPr>
          <w:t>We</w:t>
        </w:r>
      </w:ins>
      <w:ins w:id="163" w:author="Dapper, Amy" w:date="2018-12-06T14:06:00Z">
        <w:r w:rsidR="00B241FE">
          <w:rPr>
            <w:rFonts w:ascii="Times New Roman" w:hAnsi="Times New Roman" w:cs="Times New Roman"/>
            <w:color w:val="000000" w:themeColor="text1"/>
          </w:rPr>
          <w:t xml:space="preserve"> nominate </w:t>
        </w:r>
        <w:r w:rsidR="00B241FE" w:rsidRPr="00B241FE">
          <w:rPr>
            <w:rFonts w:ascii="Times New Roman" w:hAnsi="Times New Roman" w:cs="Times New Roman"/>
            <w:i/>
            <w:color w:val="000000" w:themeColor="text1"/>
          </w:rPr>
          <w:t>TEX11</w:t>
        </w:r>
        <w:r w:rsidR="00B241FE">
          <w:rPr>
            <w:rFonts w:ascii="Times New Roman" w:hAnsi="Times New Roman" w:cs="Times New Roman"/>
            <w:color w:val="000000" w:themeColor="text1"/>
          </w:rPr>
          <w:t xml:space="preserve"> and associated genes </w:t>
        </w:r>
      </w:ins>
      <w:ins w:id="164" w:author="Dapper, Amy" w:date="2018-12-06T14:07:00Z">
        <w:r w:rsidR="00B241FE">
          <w:rPr>
            <w:rFonts w:ascii="Times New Roman" w:hAnsi="Times New Roman" w:cs="Times New Roman"/>
            <w:color w:val="000000" w:themeColor="text1"/>
          </w:rPr>
          <w:t>in the synaptonemal complex and early stages of the crossover vs. non-crossover decision</w:t>
        </w:r>
      </w:ins>
      <w:ins w:id="165" w:author="Dapper, Amy" w:date="2018-12-06T14:08:00Z">
        <w:r w:rsidR="00B241FE">
          <w:rPr>
            <w:rFonts w:ascii="Times New Roman" w:hAnsi="Times New Roman" w:cs="Times New Roman"/>
            <w:color w:val="000000" w:themeColor="text1"/>
          </w:rPr>
          <w:t xml:space="preserve"> as compelling candidates.</w:t>
        </w:r>
      </w:ins>
    </w:p>
    <w:p w:rsidR="0067072B" w:rsidRDefault="0067072B">
      <w:pPr>
        <w:rPr>
          <w:b/>
        </w:rPr>
      </w:pPr>
      <w:r w:rsidRPr="0067072B">
        <w:rPr>
          <w:b/>
          <w:color w:val="000000" w:themeColor="text1"/>
        </w:rPr>
        <w:br w:type="page"/>
      </w:r>
    </w:p>
    <w:p w:rsidR="006759ED" w:rsidRPr="00B241FE" w:rsidRDefault="00743631" w:rsidP="00B241FE">
      <w:pPr>
        <w:pStyle w:val="BodyText"/>
        <w:spacing w:line="360" w:lineRule="auto"/>
        <w:rPr>
          <w:rFonts w:ascii="Times New Roman" w:hAnsi="Times New Roman" w:cs="Times New Roman"/>
          <w:color w:val="000000" w:themeColor="text1"/>
        </w:rPr>
      </w:pPr>
      <w:r w:rsidRPr="00B241FE">
        <w:rPr>
          <w:rFonts w:ascii="Times New Roman" w:hAnsi="Times New Roman" w:cs="Times New Roman"/>
          <w:b/>
          <w:color w:val="000000" w:themeColor="text1"/>
        </w:rPr>
        <w:lastRenderedPageBreak/>
        <w:t>Table 1</w:t>
      </w:r>
      <w:del w:id="166" w:author="Dapper, Amy" w:date="2018-12-06T14:10:00Z">
        <w:r w:rsidRPr="00B241FE" w:rsidDel="00B241FE">
          <w:rPr>
            <w:rFonts w:ascii="Times New Roman" w:hAnsi="Times New Roman" w:cs="Times New Roman"/>
            <w:color w:val="000000" w:themeColor="text1"/>
          </w:rPr>
          <w:delText xml:space="preserve"> </w:delText>
        </w:r>
      </w:del>
      <w:r w:rsidRPr="00B241FE">
        <w:rPr>
          <w:rFonts w:ascii="Times New Roman" w:hAnsi="Times New Roman" w:cs="Times New Roman"/>
          <w:color w:val="000000" w:themeColor="text1"/>
        </w:rPr>
        <w:t>: List of 32 recombination genes surveyed by step in the recombination pathway. Genes in bold have been associated with inter-individual differences in recombination rate in at least one species of mammals.</w:t>
      </w:r>
    </w:p>
    <w:tbl>
      <w:tblPr>
        <w:tblStyle w:val="Table"/>
        <w:tblW w:w="0" w:type="pct"/>
        <w:tblLook w:val="07E0" w:firstRow="1" w:lastRow="1" w:firstColumn="1" w:lastColumn="1" w:noHBand="1" w:noVBand="1"/>
      </w:tblPr>
      <w:tblGrid>
        <w:gridCol w:w="2363"/>
        <w:gridCol w:w="5444"/>
      </w:tblGrid>
      <w:tr w:rsidR="00B241FE" w:rsidRPr="00B241FE">
        <w:tc>
          <w:tcPr>
            <w:tcW w:w="0" w:type="auto"/>
            <w:tcBorders>
              <w:bottom w:val="single" w:sz="0" w:space="0" w:color="auto"/>
            </w:tcBorders>
            <w:vAlign w:val="bottom"/>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b/>
                <w:color w:val="000000" w:themeColor="text1"/>
              </w:rPr>
              <w:t>Pathway Step</w:t>
            </w:r>
          </w:p>
        </w:tc>
        <w:tc>
          <w:tcPr>
            <w:tcW w:w="0" w:type="auto"/>
            <w:tcBorders>
              <w:bottom w:val="single" w:sz="0" w:space="0" w:color="auto"/>
            </w:tcBorders>
            <w:vAlign w:val="bottom"/>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b/>
                <w:color w:val="000000" w:themeColor="text1"/>
              </w:rPr>
              <w:t>Genes</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DSB Formation</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i/>
                <w:color w:val="000000" w:themeColor="text1"/>
              </w:rPr>
              <w:t xml:space="preserve">HORMAD1, IHO1, MEI4, SPO11, </w:t>
            </w:r>
            <w:r w:rsidRPr="00B241FE">
              <w:rPr>
                <w:rFonts w:ascii="Times New Roman" w:hAnsi="Times New Roman" w:cs="Times New Roman"/>
                <w:b/>
                <w:i/>
                <w:color w:val="000000" w:themeColor="text1"/>
              </w:rPr>
              <w:t>REC114</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DSB Processing</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i/>
                <w:color w:val="000000" w:themeColor="text1"/>
              </w:rPr>
              <w:t>BRCC3, HORMAD2, MRE11, NBS1, RAD50</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Strand Invasion</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i/>
                <w:color w:val="000000" w:themeColor="text1"/>
              </w:rPr>
              <w:t>DMC1, MEIOB, MCMDC2, SPATA22, RAD51</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Homologous Pairing</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i/>
                <w:color w:val="000000" w:themeColor="text1"/>
              </w:rPr>
              <w:t xml:space="preserve">SYCP1, SYCP2, </w:t>
            </w:r>
            <w:r w:rsidRPr="00B241FE">
              <w:rPr>
                <w:rFonts w:ascii="Times New Roman" w:hAnsi="Times New Roman" w:cs="Times New Roman"/>
                <w:b/>
                <w:i/>
                <w:color w:val="000000" w:themeColor="text1"/>
              </w:rPr>
              <w:t>RAD21L</w:t>
            </w:r>
            <w:r w:rsidRPr="00B241FE">
              <w:rPr>
                <w:rFonts w:ascii="Times New Roman" w:hAnsi="Times New Roman" w:cs="Times New Roman"/>
                <w:i/>
                <w:color w:val="000000" w:themeColor="text1"/>
              </w:rPr>
              <w:t xml:space="preserve">, </w:t>
            </w:r>
            <w:r w:rsidRPr="00B241FE">
              <w:rPr>
                <w:rFonts w:ascii="Times New Roman" w:hAnsi="Times New Roman" w:cs="Times New Roman"/>
                <w:b/>
                <w:i/>
                <w:color w:val="000000" w:themeColor="text1"/>
              </w:rPr>
              <w:t>REC8</w:t>
            </w:r>
            <w:r w:rsidRPr="00B241FE">
              <w:rPr>
                <w:rFonts w:ascii="Times New Roman" w:hAnsi="Times New Roman" w:cs="Times New Roman"/>
                <w:i/>
                <w:color w:val="000000" w:themeColor="text1"/>
              </w:rPr>
              <w:t>, TEX12</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CO vs. NCO Decision</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b/>
                <w:i/>
                <w:color w:val="000000" w:themeColor="text1"/>
              </w:rPr>
              <w:t>MSH4</w:t>
            </w:r>
            <w:r w:rsidRPr="00B241FE">
              <w:rPr>
                <w:rFonts w:ascii="Times New Roman" w:hAnsi="Times New Roman" w:cs="Times New Roman"/>
                <w:i/>
                <w:color w:val="000000" w:themeColor="text1"/>
              </w:rPr>
              <w:t xml:space="preserve">, </w:t>
            </w:r>
            <w:r w:rsidRPr="00B241FE">
              <w:rPr>
                <w:rFonts w:ascii="Times New Roman" w:hAnsi="Times New Roman" w:cs="Times New Roman"/>
                <w:b/>
                <w:i/>
                <w:color w:val="000000" w:themeColor="text1"/>
              </w:rPr>
              <w:t>MSH5</w:t>
            </w:r>
            <w:r w:rsidRPr="00B241FE">
              <w:rPr>
                <w:rFonts w:ascii="Times New Roman" w:hAnsi="Times New Roman" w:cs="Times New Roman"/>
                <w:i/>
                <w:color w:val="000000" w:themeColor="text1"/>
              </w:rPr>
              <w:t xml:space="preserve">, </w:t>
            </w:r>
            <w:r w:rsidRPr="00B241FE">
              <w:rPr>
                <w:rFonts w:ascii="Times New Roman" w:hAnsi="Times New Roman" w:cs="Times New Roman"/>
                <w:b/>
                <w:i/>
                <w:color w:val="000000" w:themeColor="text1"/>
              </w:rPr>
              <w:t>RNF212</w:t>
            </w:r>
            <w:r w:rsidRPr="00B241FE">
              <w:rPr>
                <w:rFonts w:ascii="Times New Roman" w:hAnsi="Times New Roman" w:cs="Times New Roman"/>
                <w:i/>
                <w:color w:val="000000" w:themeColor="text1"/>
              </w:rPr>
              <w:t xml:space="preserve">, </w:t>
            </w:r>
            <w:r w:rsidRPr="00B241FE">
              <w:rPr>
                <w:rFonts w:ascii="Times New Roman" w:hAnsi="Times New Roman" w:cs="Times New Roman"/>
                <w:b/>
                <w:i/>
                <w:color w:val="000000" w:themeColor="text1"/>
              </w:rPr>
              <w:t>RNF212B</w:t>
            </w:r>
            <w:r w:rsidRPr="00B241FE">
              <w:rPr>
                <w:rFonts w:ascii="Times New Roman" w:hAnsi="Times New Roman" w:cs="Times New Roman"/>
                <w:i/>
                <w:color w:val="000000" w:themeColor="text1"/>
              </w:rPr>
              <w:t xml:space="preserve">, </w:t>
            </w:r>
            <w:r w:rsidRPr="00B241FE">
              <w:rPr>
                <w:rFonts w:ascii="Times New Roman" w:hAnsi="Times New Roman" w:cs="Times New Roman"/>
                <w:b/>
                <w:i/>
                <w:color w:val="000000" w:themeColor="text1"/>
              </w:rPr>
              <w:t>TEX11</w:t>
            </w:r>
            <w:r w:rsidRPr="00B241FE">
              <w:rPr>
                <w:rFonts w:ascii="Times New Roman" w:hAnsi="Times New Roman" w:cs="Times New Roman"/>
                <w:i/>
                <w:color w:val="000000" w:themeColor="text1"/>
              </w:rPr>
              <w:t>, SHOC1</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Resolution</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i/>
                <w:color w:val="000000" w:themeColor="text1"/>
              </w:rPr>
              <w:t xml:space="preserve">CNTD1, </w:t>
            </w:r>
            <w:r w:rsidRPr="00B241FE">
              <w:rPr>
                <w:rFonts w:ascii="Times New Roman" w:hAnsi="Times New Roman" w:cs="Times New Roman"/>
                <w:b/>
                <w:i/>
                <w:color w:val="000000" w:themeColor="text1"/>
              </w:rPr>
              <w:t>HEI10</w:t>
            </w:r>
            <w:r w:rsidRPr="00B241FE">
              <w:rPr>
                <w:rFonts w:ascii="Times New Roman" w:hAnsi="Times New Roman" w:cs="Times New Roman"/>
                <w:i/>
                <w:color w:val="000000" w:themeColor="text1"/>
              </w:rPr>
              <w:t xml:space="preserve">, </w:t>
            </w:r>
            <w:r w:rsidRPr="00B241FE">
              <w:rPr>
                <w:rFonts w:ascii="Times New Roman" w:hAnsi="Times New Roman" w:cs="Times New Roman"/>
                <w:b/>
                <w:i/>
                <w:color w:val="000000" w:themeColor="text1"/>
              </w:rPr>
              <w:t>MER3</w:t>
            </w:r>
            <w:r w:rsidRPr="00B241FE">
              <w:rPr>
                <w:rFonts w:ascii="Times New Roman" w:hAnsi="Times New Roman" w:cs="Times New Roman"/>
                <w:i/>
                <w:color w:val="000000" w:themeColor="text1"/>
              </w:rPr>
              <w:t xml:space="preserve">, MLH1, </w:t>
            </w:r>
            <w:r w:rsidRPr="00B241FE">
              <w:rPr>
                <w:rFonts w:ascii="Times New Roman" w:hAnsi="Times New Roman" w:cs="Times New Roman"/>
                <w:b/>
                <w:i/>
                <w:color w:val="000000" w:themeColor="text1"/>
              </w:rPr>
              <w:t>MLH3</w:t>
            </w:r>
            <w:r w:rsidRPr="00B241FE">
              <w:rPr>
                <w:rFonts w:ascii="Times New Roman" w:hAnsi="Times New Roman" w:cs="Times New Roman"/>
                <w:i/>
                <w:color w:val="000000" w:themeColor="text1"/>
              </w:rPr>
              <w:t>, MUS81</w:t>
            </w:r>
          </w:p>
        </w:tc>
      </w:tr>
    </w:tbl>
    <w:p w:rsidR="00B241FE" w:rsidRDefault="00B241FE">
      <w:pPr>
        <w:pStyle w:val="BodyText"/>
        <w:rPr>
          <w:ins w:id="167" w:author="Dapper, Amy" w:date="2018-12-06T14:10:00Z"/>
          <w:rFonts w:ascii="Times New Roman" w:hAnsi="Times New Roman" w:cs="Times New Roman"/>
          <w:b/>
          <w:color w:val="000000" w:themeColor="text1"/>
        </w:rPr>
      </w:pPr>
    </w:p>
    <w:p w:rsidR="00B241FE" w:rsidRDefault="00B241FE">
      <w:pPr>
        <w:pStyle w:val="BodyText"/>
        <w:rPr>
          <w:ins w:id="168" w:author="Dapper, Amy" w:date="2018-12-06T14:10:00Z"/>
          <w:rFonts w:ascii="Times New Roman" w:hAnsi="Times New Roman" w:cs="Times New Roman"/>
          <w:b/>
          <w:color w:val="000000" w:themeColor="text1"/>
        </w:rPr>
      </w:pPr>
    </w:p>
    <w:p w:rsidR="006759ED" w:rsidRPr="00B241FE" w:rsidRDefault="00743631" w:rsidP="00B241FE">
      <w:pPr>
        <w:pStyle w:val="BodyText"/>
        <w:spacing w:line="360" w:lineRule="auto"/>
        <w:rPr>
          <w:rFonts w:ascii="Times New Roman" w:hAnsi="Times New Roman" w:cs="Times New Roman"/>
          <w:color w:val="000000" w:themeColor="text1"/>
        </w:rPr>
      </w:pPr>
      <w:r w:rsidRPr="00B241FE">
        <w:rPr>
          <w:rFonts w:ascii="Times New Roman" w:hAnsi="Times New Roman" w:cs="Times New Roman"/>
          <w:b/>
          <w:color w:val="000000" w:themeColor="text1"/>
        </w:rPr>
        <w:t>Table 2</w:t>
      </w:r>
      <w:r w:rsidRPr="00B241FE">
        <w:rPr>
          <w:rFonts w:ascii="Times New Roman" w:hAnsi="Times New Roman" w:cs="Times New Roman"/>
          <w:color w:val="000000" w:themeColor="text1"/>
        </w:rPr>
        <w:t xml:space="preserve">: Six PAML site models used to measure evolutionary rate and test for positive selection. Models varied in the number of </w:t>
      </w:r>
      <m:oMath>
        <m:r>
          <w:rPr>
            <w:rFonts w:ascii="Cambria Math" w:hAnsi="Cambria Math" w:cs="Times New Roman"/>
            <w:color w:val="000000" w:themeColor="text1"/>
          </w:rPr>
          <m:t>ω</m:t>
        </m:r>
      </m:oMath>
      <w:r w:rsidRPr="00B241FE">
        <w:rPr>
          <w:rFonts w:ascii="Times New Roman" w:hAnsi="Times New Roman" w:cs="Times New Roman"/>
          <w:color w:val="000000" w:themeColor="text1"/>
        </w:rPr>
        <w:t xml:space="preserve"> classes, the range of </w:t>
      </w:r>
      <m:oMath>
        <m:r>
          <w:rPr>
            <w:rFonts w:ascii="Cambria Math" w:hAnsi="Cambria Math" w:cs="Times New Roman"/>
            <w:color w:val="000000" w:themeColor="text1"/>
          </w:rPr>
          <m:t>ω</m:t>
        </m:r>
      </m:oMath>
      <w:r w:rsidRPr="00B241FE">
        <w:rPr>
          <w:rFonts w:ascii="Times New Roman" w:hAnsi="Times New Roman" w:cs="Times New Roman"/>
          <w:color w:val="000000" w:themeColor="text1"/>
        </w:rPr>
        <w:t xml:space="preserve"> for each of these classes, and whether a class of sites subject to positive selection was included.</w:t>
      </w:r>
    </w:p>
    <w:tbl>
      <w:tblPr>
        <w:tblStyle w:val="Table"/>
        <w:tblW w:w="0" w:type="pct"/>
        <w:tblLook w:val="07E0" w:firstRow="1" w:lastRow="1" w:firstColumn="1" w:lastColumn="1" w:noHBand="1" w:noVBand="1"/>
      </w:tblPr>
      <w:tblGrid>
        <w:gridCol w:w="870"/>
        <w:gridCol w:w="1590"/>
        <w:gridCol w:w="1223"/>
        <w:gridCol w:w="1736"/>
      </w:tblGrid>
      <w:tr w:rsidR="00B241FE" w:rsidRPr="00B241FE">
        <w:tc>
          <w:tcPr>
            <w:tcW w:w="0" w:type="auto"/>
            <w:tcBorders>
              <w:bottom w:val="single" w:sz="0" w:space="0" w:color="auto"/>
            </w:tcBorders>
            <w:vAlign w:val="bottom"/>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b/>
                <w:color w:val="000000" w:themeColor="text1"/>
              </w:rPr>
              <w:t>Model</w:t>
            </w:r>
          </w:p>
        </w:tc>
        <w:tc>
          <w:tcPr>
            <w:tcW w:w="0" w:type="auto"/>
            <w:tcBorders>
              <w:bottom w:val="single" w:sz="0" w:space="0" w:color="auto"/>
            </w:tcBorders>
            <w:vAlign w:val="bottom"/>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b/>
                <w:color w:val="000000" w:themeColor="text1"/>
              </w:rPr>
              <w:t># Site Classes</w:t>
            </w:r>
          </w:p>
        </w:tc>
        <w:tc>
          <w:tcPr>
            <w:tcW w:w="0" w:type="auto"/>
            <w:tcBorders>
              <w:bottom w:val="single" w:sz="0" w:space="0" w:color="auto"/>
            </w:tcBorders>
            <w:vAlign w:val="bottom"/>
          </w:tcPr>
          <w:p w:rsidR="006759ED" w:rsidRPr="00B241FE" w:rsidRDefault="00743631">
            <w:pPr>
              <w:pStyle w:val="Compact"/>
              <w:rPr>
                <w:rFonts w:ascii="Times New Roman" w:hAnsi="Times New Roman" w:cs="Times New Roman"/>
                <w:color w:val="000000" w:themeColor="text1"/>
              </w:rPr>
            </w:pPr>
            <m:oMath>
              <m:r>
                <w:rPr>
                  <w:rFonts w:ascii="Cambria Math" w:hAnsi="Cambria Math" w:cs="Times New Roman"/>
                  <w:color w:val="000000" w:themeColor="text1"/>
                </w:rPr>
                <m:t>ω</m:t>
              </m:r>
            </m:oMath>
            <w:r w:rsidRPr="00B241FE">
              <w:rPr>
                <w:rFonts w:ascii="Times New Roman" w:hAnsi="Times New Roman" w:cs="Times New Roman"/>
                <w:b/>
                <w:color w:val="000000" w:themeColor="text1"/>
              </w:rPr>
              <w:t xml:space="preserve"> Range</w:t>
            </w:r>
          </w:p>
        </w:tc>
        <w:tc>
          <w:tcPr>
            <w:tcW w:w="0" w:type="auto"/>
            <w:tcBorders>
              <w:bottom w:val="single" w:sz="0" w:space="0" w:color="auto"/>
            </w:tcBorders>
            <w:vAlign w:val="bottom"/>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b/>
                <w:color w:val="000000" w:themeColor="text1"/>
              </w:rPr>
              <w:t>Pos. Selection?</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0</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1</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&lt;1</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No</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1</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2</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&lt;1, =1</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No</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2</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3</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&lt;1, =1, &gt;1</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Yes</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7</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10</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0-1</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No</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8</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11</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0-1, &gt;1</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Yes</w:t>
            </w:r>
          </w:p>
        </w:tc>
      </w:tr>
      <w:tr w:rsidR="00B241FE" w:rsidRPr="00B241FE">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8a</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6</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0-1, =1</w:t>
            </w:r>
          </w:p>
        </w:tc>
        <w:tc>
          <w:tcPr>
            <w:tcW w:w="0" w:type="auto"/>
          </w:tcPr>
          <w:p w:rsidR="006759ED" w:rsidRPr="00B241FE" w:rsidRDefault="00743631">
            <w:pPr>
              <w:pStyle w:val="Compact"/>
              <w:rPr>
                <w:rFonts w:ascii="Times New Roman" w:hAnsi="Times New Roman" w:cs="Times New Roman"/>
                <w:color w:val="000000" w:themeColor="text1"/>
              </w:rPr>
            </w:pPr>
            <w:r w:rsidRPr="00B241FE">
              <w:rPr>
                <w:rFonts w:ascii="Times New Roman" w:hAnsi="Times New Roman" w:cs="Times New Roman"/>
                <w:color w:val="000000" w:themeColor="text1"/>
              </w:rPr>
              <w:t>No</w:t>
            </w:r>
          </w:p>
        </w:tc>
      </w:tr>
    </w:tbl>
    <w:p w:rsidR="0067072B" w:rsidRPr="00B241FE" w:rsidRDefault="0067072B">
      <w:pPr>
        <w:pStyle w:val="BodyText"/>
        <w:rPr>
          <w:rFonts w:ascii="Times New Roman" w:hAnsi="Times New Roman" w:cs="Times New Roman"/>
          <w:b/>
          <w:color w:val="000000" w:themeColor="text1"/>
        </w:rPr>
      </w:pPr>
    </w:p>
    <w:p w:rsidR="0067072B" w:rsidRPr="003F6955" w:rsidRDefault="0067072B" w:rsidP="0067072B">
      <w:pPr>
        <w:pStyle w:val="BodyText"/>
        <w:rPr>
          <w:rFonts w:ascii="Times New Roman" w:hAnsi="Times New Roman" w:cs="Times New Roman"/>
          <w:color w:val="000000" w:themeColor="text1"/>
        </w:rPr>
      </w:pPr>
      <w:r w:rsidRPr="003F6955">
        <w:rPr>
          <w:rFonts w:ascii="Times New Roman" w:hAnsi="Times New Roman" w:cs="Times New Roman"/>
          <w:color w:val="000000" w:themeColor="text1"/>
        </w:rPr>
        <w:br w:type="page"/>
      </w:r>
    </w:p>
    <w:p w:rsidR="006759ED" w:rsidRPr="00B241FE" w:rsidRDefault="00743631">
      <w:pPr>
        <w:pStyle w:val="BodyText"/>
        <w:rPr>
          <w:rFonts w:ascii="Times New Roman" w:hAnsi="Times New Roman" w:cs="Times New Roman"/>
          <w:color w:val="000000" w:themeColor="text1"/>
        </w:rPr>
      </w:pPr>
      <w:r w:rsidRPr="00B241FE">
        <w:rPr>
          <w:rFonts w:ascii="Times New Roman" w:hAnsi="Times New Roman" w:cs="Times New Roman"/>
          <w:b/>
          <w:color w:val="000000" w:themeColor="text1"/>
        </w:rPr>
        <w:lastRenderedPageBreak/>
        <w:t>Figure 1</w:t>
      </w:r>
      <w:r w:rsidRPr="00B241FE">
        <w:rPr>
          <w:rFonts w:ascii="Times New Roman" w:hAnsi="Times New Roman" w:cs="Times New Roman"/>
          <w:color w:val="000000" w:themeColor="text1"/>
        </w:rPr>
        <w:t>: Species tree assumed in analyses of molecular evolution.</w:t>
      </w:r>
    </w:p>
    <w:p w:rsidR="006759ED" w:rsidRPr="00B241FE" w:rsidRDefault="00743631">
      <w:pPr>
        <w:pStyle w:val="CaptionedFigure"/>
        <w:rPr>
          <w:rFonts w:ascii="Times New Roman" w:hAnsi="Times New Roman" w:cs="Times New Roman"/>
          <w:color w:val="000000" w:themeColor="text1"/>
        </w:rPr>
      </w:pPr>
      <w:r w:rsidRPr="00B241FE">
        <w:rPr>
          <w:rFonts w:ascii="Times New Roman" w:hAnsi="Times New Roman" w:cs="Times New Roman"/>
          <w:noProof/>
          <w:color w:val="000000" w:themeColor="text1"/>
        </w:rPr>
        <w:drawing>
          <wp:inline distT="0" distB="0" distL="0" distR="0">
            <wp:extent cx="5562600" cy="5689600"/>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Figures/Species_Tree.pdf"/>
                    <pic:cNvPicPr>
                      <a:picLocks noChangeAspect="1" noChangeArrowheads="1"/>
                    </pic:cNvPicPr>
                  </pic:nvPicPr>
                  <pic:blipFill>
                    <a:blip r:embed="rId7"/>
                    <a:stretch>
                      <a:fillRect/>
                    </a:stretch>
                  </pic:blipFill>
                  <pic:spPr bwMode="auto">
                    <a:xfrm>
                      <a:off x="0" y="0"/>
                      <a:ext cx="5562600" cy="5689600"/>
                    </a:xfrm>
                    <a:prstGeom prst="rect">
                      <a:avLst/>
                    </a:prstGeom>
                    <a:noFill/>
                    <a:ln w="9525">
                      <a:noFill/>
                      <a:headEnd/>
                      <a:tailEnd/>
                    </a:ln>
                  </pic:spPr>
                </pic:pic>
              </a:graphicData>
            </a:graphic>
          </wp:inline>
        </w:drawing>
      </w:r>
    </w:p>
    <w:p w:rsidR="0067072B" w:rsidRPr="00B241FE" w:rsidRDefault="0067072B">
      <w:pPr>
        <w:rPr>
          <w:rFonts w:ascii="Times New Roman" w:hAnsi="Times New Roman" w:cs="Times New Roman"/>
          <w:b/>
          <w:color w:val="000000" w:themeColor="text1"/>
        </w:rPr>
      </w:pPr>
      <w:r w:rsidRPr="00B241FE">
        <w:rPr>
          <w:rFonts w:ascii="Times New Roman" w:hAnsi="Times New Roman" w:cs="Times New Roman"/>
          <w:b/>
          <w:color w:val="000000" w:themeColor="text1"/>
        </w:rPr>
        <w:br w:type="page"/>
      </w:r>
    </w:p>
    <w:p w:rsidR="006759ED" w:rsidRDefault="00743631" w:rsidP="00B241FE">
      <w:pPr>
        <w:pStyle w:val="BodyText"/>
        <w:spacing w:line="360" w:lineRule="auto"/>
        <w:rPr>
          <w:ins w:id="169" w:author="Dapper, Amy" w:date="2018-12-06T14:12:00Z"/>
          <w:rFonts w:ascii="Times New Roman" w:hAnsi="Times New Roman" w:cs="Times New Roman"/>
          <w:color w:val="000000" w:themeColor="text1"/>
        </w:rPr>
      </w:pPr>
      <w:r w:rsidRPr="00B241FE">
        <w:rPr>
          <w:rFonts w:ascii="Times New Roman" w:hAnsi="Times New Roman" w:cs="Times New Roman"/>
          <w:b/>
          <w:color w:val="000000" w:themeColor="text1"/>
        </w:rPr>
        <w:lastRenderedPageBreak/>
        <w:t>Figure 2</w:t>
      </w:r>
      <w:r w:rsidRPr="00B241FE">
        <w:rPr>
          <w:rFonts w:ascii="Times New Roman" w:hAnsi="Times New Roman" w:cs="Times New Roman"/>
          <w:color w:val="000000" w:themeColor="text1"/>
        </w:rPr>
        <w:t>:</w:t>
      </w:r>
      <w:ins w:id="170" w:author="Dapper, Amy" w:date="2018-12-06T14:12:00Z">
        <w:r w:rsidR="00B241FE">
          <w:rPr>
            <w:rFonts w:ascii="Times New Roman" w:hAnsi="Times New Roman" w:cs="Times New Roman"/>
            <w:color w:val="000000" w:themeColor="text1"/>
          </w:rPr>
          <w:t xml:space="preserve"> </w:t>
        </w:r>
      </w:ins>
      <w:r w:rsidRPr="00B241FE">
        <w:rPr>
          <w:rFonts w:ascii="Times New Roman" w:hAnsi="Times New Roman" w:cs="Times New Roman"/>
          <w:color w:val="000000" w:themeColor="text1"/>
        </w:rPr>
        <w:t xml:space="preserve">Distribution of </w:t>
      </w:r>
      <m:oMath>
        <m:r>
          <w:rPr>
            <w:rFonts w:ascii="Cambria Math" w:hAnsi="Cambria Math" w:cs="Times New Roman"/>
            <w:color w:val="000000" w:themeColor="text1"/>
          </w:rPr>
          <m:t>ω</m:t>
        </m:r>
      </m:oMath>
      <w:r w:rsidRPr="00B241FE">
        <w:rPr>
          <w:rFonts w:ascii="Times New Roman" w:hAnsi="Times New Roman" w:cs="Times New Roman"/>
          <w:color w:val="000000" w:themeColor="text1"/>
        </w:rPr>
        <w:t xml:space="preserve"> for 32 recombination genes. Bar shows the mean +/- 1 standard deviation. (A) Divergence estimated across the mammalian phylogeny. (B) Pairwise divergence between human and macaque.</w:t>
      </w:r>
    </w:p>
    <w:p w:rsidR="00B241FE" w:rsidRPr="00B241FE" w:rsidRDefault="00B241FE" w:rsidP="00B241FE">
      <w:pPr>
        <w:pStyle w:val="BodyText"/>
        <w:spacing w:line="360" w:lineRule="auto"/>
        <w:rPr>
          <w:rFonts w:ascii="Times New Roman" w:hAnsi="Times New Roman" w:cs="Times New Roman"/>
          <w:color w:val="000000" w:themeColor="text1"/>
        </w:rPr>
      </w:pPr>
      <w:ins w:id="171" w:author="Dapper, Amy" w:date="2018-12-06T14:12:00Z">
        <w:r>
          <w:rPr>
            <w:rFonts w:ascii="Times New Roman" w:hAnsi="Times New Roman" w:cs="Times New Roman"/>
            <w:color w:val="000000" w:themeColor="text1"/>
          </w:rPr>
          <w:t>(A)</w:t>
        </w:r>
      </w:ins>
    </w:p>
    <w:p w:rsidR="006759ED" w:rsidRDefault="00743631">
      <w:pPr>
        <w:pStyle w:val="CaptionedFigure"/>
        <w:rPr>
          <w:ins w:id="172" w:author="Dapper, Amy" w:date="2018-12-06T14:12:00Z"/>
          <w:rFonts w:ascii="Times New Roman" w:hAnsi="Times New Roman" w:cs="Times New Roman"/>
          <w:color w:val="000000" w:themeColor="text1"/>
        </w:rPr>
      </w:pPr>
      <w:r w:rsidRPr="00B241FE">
        <w:rPr>
          <w:rFonts w:ascii="Times New Roman" w:hAnsi="Times New Roman" w:cs="Times New Roman"/>
          <w:noProof/>
          <w:color w:val="000000" w:themeColor="text1"/>
        </w:rPr>
        <w:drawing>
          <wp:inline distT="0" distB="0" distL="0" distR="0">
            <wp:extent cx="5334000" cy="2578900"/>
            <wp:effectExtent l="0" t="0" r="0" b="0"/>
            <wp:docPr id="2" name="Picture" descr="Figure 2A"/>
            <wp:cNvGraphicFramePr/>
            <a:graphic xmlns:a="http://schemas.openxmlformats.org/drawingml/2006/main">
              <a:graphicData uri="http://schemas.openxmlformats.org/drawingml/2006/picture">
                <pic:pic xmlns:pic="http://schemas.openxmlformats.org/drawingml/2006/picture">
                  <pic:nvPicPr>
                    <pic:cNvPr id="0" name="Picture" descr="../Figures/omega_dist.png"/>
                    <pic:cNvPicPr>
                      <a:picLocks noChangeAspect="1" noChangeArrowheads="1"/>
                    </pic:cNvPicPr>
                  </pic:nvPicPr>
                  <pic:blipFill>
                    <a:blip r:embed="rId8"/>
                    <a:stretch>
                      <a:fillRect/>
                    </a:stretch>
                  </pic:blipFill>
                  <pic:spPr bwMode="auto">
                    <a:xfrm>
                      <a:off x="0" y="0"/>
                      <a:ext cx="5334000" cy="2578900"/>
                    </a:xfrm>
                    <a:prstGeom prst="rect">
                      <a:avLst/>
                    </a:prstGeom>
                    <a:noFill/>
                    <a:ln w="9525">
                      <a:noFill/>
                      <a:headEnd/>
                      <a:tailEnd/>
                    </a:ln>
                  </pic:spPr>
                </pic:pic>
              </a:graphicData>
            </a:graphic>
          </wp:inline>
        </w:drawing>
      </w:r>
    </w:p>
    <w:p w:rsidR="00B241FE" w:rsidRPr="00B241FE" w:rsidRDefault="00B241FE">
      <w:pPr>
        <w:pStyle w:val="CaptionedFigure"/>
        <w:rPr>
          <w:rFonts w:ascii="Times New Roman" w:hAnsi="Times New Roman" w:cs="Times New Roman"/>
          <w:color w:val="000000" w:themeColor="text1"/>
        </w:rPr>
      </w:pPr>
      <w:ins w:id="173" w:author="Dapper, Amy" w:date="2018-12-06T14:12:00Z">
        <w:r>
          <w:rPr>
            <w:rFonts w:ascii="Times New Roman" w:hAnsi="Times New Roman" w:cs="Times New Roman"/>
            <w:color w:val="000000" w:themeColor="text1"/>
          </w:rPr>
          <w:t>(B)</w:t>
        </w:r>
      </w:ins>
    </w:p>
    <w:p w:rsidR="006759ED" w:rsidRPr="00B241FE" w:rsidRDefault="00743631">
      <w:pPr>
        <w:pStyle w:val="CaptionedFigure"/>
        <w:rPr>
          <w:rFonts w:ascii="Times New Roman" w:hAnsi="Times New Roman" w:cs="Times New Roman"/>
          <w:color w:val="000000" w:themeColor="text1"/>
        </w:rPr>
      </w:pPr>
      <w:r w:rsidRPr="00B241FE">
        <w:rPr>
          <w:rFonts w:ascii="Times New Roman" w:hAnsi="Times New Roman" w:cs="Times New Roman"/>
          <w:noProof/>
          <w:color w:val="000000" w:themeColor="text1"/>
        </w:rPr>
        <w:drawing>
          <wp:inline distT="0" distB="0" distL="0" distR="0">
            <wp:extent cx="5334000" cy="2578900"/>
            <wp:effectExtent l="0" t="0" r="0" b="0"/>
            <wp:docPr id="3" name="Picture" descr="Figure 2B"/>
            <wp:cNvGraphicFramePr/>
            <a:graphic xmlns:a="http://schemas.openxmlformats.org/drawingml/2006/main">
              <a:graphicData uri="http://schemas.openxmlformats.org/drawingml/2006/picture">
                <pic:pic xmlns:pic="http://schemas.openxmlformats.org/drawingml/2006/picture">
                  <pic:nvPicPr>
                    <pic:cNvPr id="0" name="Picture" descr="../Figures/div_dist.png"/>
                    <pic:cNvPicPr>
                      <a:picLocks noChangeAspect="1" noChangeArrowheads="1"/>
                    </pic:cNvPicPr>
                  </pic:nvPicPr>
                  <pic:blipFill>
                    <a:blip r:embed="rId9"/>
                    <a:stretch>
                      <a:fillRect/>
                    </a:stretch>
                  </pic:blipFill>
                  <pic:spPr bwMode="auto">
                    <a:xfrm>
                      <a:off x="0" y="0"/>
                      <a:ext cx="5334000" cy="2578900"/>
                    </a:xfrm>
                    <a:prstGeom prst="rect">
                      <a:avLst/>
                    </a:prstGeom>
                    <a:noFill/>
                    <a:ln w="9525">
                      <a:noFill/>
                      <a:headEnd/>
                      <a:tailEnd/>
                    </a:ln>
                  </pic:spPr>
                </pic:pic>
              </a:graphicData>
            </a:graphic>
          </wp:inline>
        </w:drawing>
      </w:r>
    </w:p>
    <w:p w:rsidR="0067072B" w:rsidRPr="00B241FE" w:rsidRDefault="0067072B">
      <w:pPr>
        <w:rPr>
          <w:rFonts w:ascii="Times New Roman" w:hAnsi="Times New Roman" w:cs="Times New Roman"/>
          <w:b/>
          <w:color w:val="000000" w:themeColor="text1"/>
        </w:rPr>
      </w:pPr>
      <w:r w:rsidRPr="00B241FE">
        <w:rPr>
          <w:rFonts w:ascii="Times New Roman" w:hAnsi="Times New Roman" w:cs="Times New Roman"/>
          <w:b/>
          <w:color w:val="000000" w:themeColor="text1"/>
        </w:rPr>
        <w:br w:type="page"/>
      </w:r>
    </w:p>
    <w:p w:rsidR="006759ED" w:rsidRPr="00B241FE" w:rsidRDefault="00743631" w:rsidP="00B241FE">
      <w:pPr>
        <w:pStyle w:val="BodyText"/>
        <w:spacing w:line="360" w:lineRule="auto"/>
        <w:rPr>
          <w:rFonts w:ascii="Times New Roman" w:hAnsi="Times New Roman" w:cs="Times New Roman"/>
          <w:color w:val="000000" w:themeColor="text1"/>
        </w:rPr>
      </w:pPr>
      <w:r w:rsidRPr="00B241FE">
        <w:rPr>
          <w:rFonts w:ascii="Times New Roman" w:hAnsi="Times New Roman" w:cs="Times New Roman"/>
          <w:b/>
          <w:color w:val="000000" w:themeColor="text1"/>
        </w:rPr>
        <w:lastRenderedPageBreak/>
        <w:t>Figure 3</w:t>
      </w:r>
      <w:r w:rsidRPr="00B241FE">
        <w:rPr>
          <w:rFonts w:ascii="Times New Roman" w:hAnsi="Times New Roman" w:cs="Times New Roman"/>
          <w:color w:val="000000" w:themeColor="text1"/>
        </w:rPr>
        <w:t xml:space="preserve">: </w:t>
      </w:r>
      <w:del w:id="174" w:author="Dapper, Amy" w:date="2018-12-06T14:13:00Z">
        <w:r w:rsidRPr="00B241FE" w:rsidDel="00B241FE">
          <w:rPr>
            <w:rFonts w:ascii="Times New Roman" w:hAnsi="Times New Roman" w:cs="Times New Roman"/>
            <w:color w:val="000000" w:themeColor="text1"/>
          </w:rPr>
          <w:delText>Pathway Figure Description</w:delText>
        </w:r>
      </w:del>
      <w:ins w:id="175" w:author="Dapper, Amy" w:date="2018-12-06T14:14:00Z">
        <w:r w:rsidR="00B241FE" w:rsidRPr="00B241FE">
          <w:rPr>
            <w:rFonts w:ascii="Times New Roman" w:hAnsi="Times New Roman" w:cs="Times New Roman"/>
            <w:color w:val="000000" w:themeColor="text1"/>
          </w:rPr>
          <w:t>Evolutionary rate of key recombination genes in the context of the recombination pathway.</w:t>
        </w:r>
      </w:ins>
      <w:r w:rsidRPr="00B241FE">
        <w:rPr>
          <w:rFonts w:ascii="Times New Roman" w:hAnsi="Times New Roman" w:cs="Times New Roman"/>
          <w:color w:val="000000" w:themeColor="text1"/>
        </w:rPr>
        <w:t xml:space="preserve"> The color of each gene represents its evolutionary rate relative to the average rate of evolution of recombination genes (</w:t>
      </w:r>
      <m:oMath>
        <m:r>
          <w:rPr>
            <w:rFonts w:ascii="Cambria Math" w:hAnsi="Cambria Math" w:cs="Times New Roman"/>
            <w:color w:val="000000" w:themeColor="text1"/>
          </w:rPr>
          <m:t>ω</m:t>
        </m:r>
      </m:oMath>
      <w:r w:rsidRPr="00B241FE">
        <w:rPr>
          <w:rFonts w:ascii="Times New Roman" w:hAnsi="Times New Roman" w:cs="Times New Roman"/>
          <w:color w:val="000000" w:themeColor="text1"/>
        </w:rPr>
        <w:t xml:space="preserve"> = 0.3275): more rapidly evolving genes are depicted in darker shades of red and the more conserved genes are depicted in darker shades of blue. Genes that exhibit a signature of positive selection are in bold.</w:t>
      </w:r>
    </w:p>
    <w:p w:rsidR="006759ED" w:rsidRPr="00B241FE" w:rsidRDefault="00743631">
      <w:pPr>
        <w:pStyle w:val="CaptionedFigure"/>
        <w:rPr>
          <w:rFonts w:ascii="Times New Roman" w:hAnsi="Times New Roman" w:cs="Times New Roman"/>
          <w:color w:val="000000" w:themeColor="text1"/>
        </w:rPr>
      </w:pPr>
      <w:r w:rsidRPr="00B241FE">
        <w:rPr>
          <w:rFonts w:ascii="Times New Roman" w:hAnsi="Times New Roman" w:cs="Times New Roman"/>
          <w:noProof/>
          <w:color w:val="000000" w:themeColor="text1"/>
          <w:rPrChange w:id="176" w:author="Dapper, Amy" w:date="2018-12-06T14:09:00Z">
            <w:rPr>
              <w:noProof/>
            </w:rPr>
          </w:rPrChange>
        </w:rPr>
        <w:drawing>
          <wp:inline distT="0" distB="0" distL="0" distR="0">
            <wp:extent cx="6288349" cy="4329140"/>
            <wp:effectExtent l="0" t="0" r="0" b="0"/>
            <wp:docPr id="4" name="Picture" descr="Figure 3"/>
            <wp:cNvGraphicFramePr/>
            <a:graphic xmlns:a="http://schemas.openxmlformats.org/drawingml/2006/main">
              <a:graphicData uri="http://schemas.openxmlformats.org/drawingml/2006/picture">
                <pic:pic xmlns:pic="http://schemas.openxmlformats.org/drawingml/2006/picture">
                  <pic:nvPicPr>
                    <pic:cNvPr id="0" name="Picture" descr="../Figures/PATHWAY_fig.pdf"/>
                    <pic:cNvPicPr>
                      <a:picLocks noChangeAspect="1" noChangeArrowheads="1"/>
                    </pic:cNvPicPr>
                  </pic:nvPicPr>
                  <pic:blipFill>
                    <a:blip r:embed="rId10"/>
                    <a:stretch>
                      <a:fillRect/>
                    </a:stretch>
                  </pic:blipFill>
                  <pic:spPr bwMode="auto">
                    <a:xfrm rot="5400000">
                      <a:off x="0" y="0"/>
                      <a:ext cx="6401198" cy="4406830"/>
                    </a:xfrm>
                    <a:prstGeom prst="rect">
                      <a:avLst/>
                    </a:prstGeom>
                    <a:noFill/>
                    <a:ln w="9525">
                      <a:noFill/>
                      <a:headEnd/>
                      <a:tailEnd/>
                    </a:ln>
                  </pic:spPr>
                </pic:pic>
              </a:graphicData>
            </a:graphic>
          </wp:inline>
        </w:drawing>
      </w:r>
    </w:p>
    <w:p w:rsidR="00D03AD2" w:rsidRDefault="00D03AD2">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6759ED" w:rsidRPr="00D03AD2" w:rsidRDefault="00743631" w:rsidP="00D03AD2">
      <w:pPr>
        <w:rPr>
          <w:rFonts w:ascii="Times New Roman" w:hAnsi="Times New Roman" w:cs="Times New Roman"/>
          <w:b/>
          <w:color w:val="000000" w:themeColor="text1"/>
        </w:rPr>
      </w:pPr>
      <w:r w:rsidRPr="00B241FE">
        <w:rPr>
          <w:rFonts w:ascii="Times New Roman" w:hAnsi="Times New Roman" w:cs="Times New Roman"/>
          <w:b/>
          <w:color w:val="000000" w:themeColor="text1"/>
        </w:rPr>
        <w:lastRenderedPageBreak/>
        <w:t>Figure 4</w:t>
      </w:r>
      <w:r w:rsidRPr="00B241FE">
        <w:rPr>
          <w:rFonts w:ascii="Times New Roman" w:hAnsi="Times New Roman" w:cs="Times New Roman"/>
          <w:color w:val="000000" w:themeColor="text1"/>
        </w:rPr>
        <w:t>: Distribution of the mean divergence (</w:t>
      </w:r>
      <m:oMath>
        <m:r>
          <w:rPr>
            <w:rFonts w:ascii="Cambria Math" w:hAnsi="Cambria Math" w:cs="Times New Roman"/>
            <w:color w:val="000000" w:themeColor="text1"/>
          </w:rPr>
          <m:t>ω</m:t>
        </m:r>
      </m:oMath>
      <w:r w:rsidRPr="002A3678">
        <w:rPr>
          <w:rFonts w:ascii="Times New Roman" w:hAnsi="Times New Roman" w:cs="Times New Roman"/>
          <w:color w:val="000000" w:themeColor="text1"/>
        </w:rPr>
        <w:t xml:space="preserve">) between human and macaque of 10,000 random draws from the entire genome. Mean </w:t>
      </w:r>
      <m:oMath>
        <m:r>
          <w:rPr>
            <w:rFonts w:ascii="Cambria Math" w:hAnsi="Cambria Math" w:cs="Times New Roman"/>
            <w:color w:val="000000" w:themeColor="text1"/>
          </w:rPr>
          <m:t>ω</m:t>
        </m:r>
      </m:oMath>
      <w:r w:rsidRPr="002A3678">
        <w:rPr>
          <w:rFonts w:ascii="Times New Roman" w:hAnsi="Times New Roman" w:cs="Times New Roman"/>
          <w:color w:val="000000" w:themeColor="text1"/>
        </w:rPr>
        <w:t xml:space="preserve"> among these random draws was observed to be equal to or greater than that observed among recombination genes less than 1% of the time (</w:t>
      </w:r>
      <w:r w:rsidRPr="002A3678">
        <w:rPr>
          <w:rFonts w:ascii="Times New Roman" w:hAnsi="Times New Roman" w:cs="Times New Roman"/>
          <w:i/>
          <w:color w:val="000000" w:themeColor="text1"/>
        </w:rPr>
        <w:t>p</w:t>
      </w:r>
      <w:r w:rsidRPr="002A3678">
        <w:rPr>
          <w:rFonts w:ascii="Times New Roman" w:hAnsi="Times New Roman" w:cs="Times New Roman"/>
          <w:color w:val="000000" w:themeColor="text1"/>
        </w:rPr>
        <w:t xml:space="preserve"> = 0.0075, 10,000 random draws).</w:t>
      </w:r>
    </w:p>
    <w:p w:rsidR="006759ED" w:rsidRPr="002A3678" w:rsidRDefault="00743631">
      <w:pPr>
        <w:pStyle w:val="CaptionedFigure"/>
        <w:rPr>
          <w:rFonts w:ascii="Times New Roman" w:hAnsi="Times New Roman" w:cs="Times New Roman"/>
          <w:color w:val="000000" w:themeColor="text1"/>
        </w:rPr>
      </w:pPr>
      <w:r w:rsidRPr="002A3678">
        <w:rPr>
          <w:rFonts w:ascii="Times New Roman" w:hAnsi="Times New Roman" w:cs="Times New Roman"/>
          <w:noProof/>
          <w:color w:val="000000" w:themeColor="text1"/>
        </w:rPr>
        <w:drawing>
          <wp:inline distT="0" distB="0" distL="0" distR="0">
            <wp:extent cx="6438900" cy="5041900"/>
            <wp:effectExtent l="0" t="0" r="0" b="0"/>
            <wp:docPr id="5" name="Picture" descr="Figure 4"/>
            <wp:cNvGraphicFramePr/>
            <a:graphic xmlns:a="http://schemas.openxmlformats.org/drawingml/2006/main">
              <a:graphicData uri="http://schemas.openxmlformats.org/drawingml/2006/picture">
                <pic:pic xmlns:pic="http://schemas.openxmlformats.org/drawingml/2006/picture">
                  <pic:nvPicPr>
                    <pic:cNvPr id="0" name="Picture" descr="../Figures/RandSamp_DivergenceFig.pdf"/>
                    <pic:cNvPicPr>
                      <a:picLocks noChangeAspect="1" noChangeArrowheads="1"/>
                    </pic:cNvPicPr>
                  </pic:nvPicPr>
                  <pic:blipFill>
                    <a:blip r:embed="rId11"/>
                    <a:stretch>
                      <a:fillRect/>
                    </a:stretch>
                  </pic:blipFill>
                  <pic:spPr bwMode="auto">
                    <a:xfrm>
                      <a:off x="0" y="0"/>
                      <a:ext cx="6438900" cy="5041900"/>
                    </a:xfrm>
                    <a:prstGeom prst="rect">
                      <a:avLst/>
                    </a:prstGeom>
                    <a:noFill/>
                    <a:ln w="9525">
                      <a:noFill/>
                      <a:headEnd/>
                      <a:tailEnd/>
                    </a:ln>
                  </pic:spPr>
                </pic:pic>
              </a:graphicData>
            </a:graphic>
          </wp:inline>
        </w:drawing>
      </w:r>
    </w:p>
    <w:p w:rsidR="0067072B" w:rsidRPr="002A3678" w:rsidRDefault="0067072B">
      <w:pPr>
        <w:rPr>
          <w:rFonts w:ascii="Times New Roman" w:hAnsi="Times New Roman" w:cs="Times New Roman"/>
          <w:b/>
          <w:color w:val="000000" w:themeColor="text1"/>
        </w:rPr>
      </w:pPr>
      <w:r w:rsidRPr="002A3678">
        <w:rPr>
          <w:rFonts w:ascii="Times New Roman" w:hAnsi="Times New Roman" w:cs="Times New Roman"/>
          <w:b/>
          <w:color w:val="000000" w:themeColor="text1"/>
        </w:rPr>
        <w:br w:type="page"/>
      </w:r>
    </w:p>
    <w:p w:rsidR="006759ED" w:rsidRPr="002A3678" w:rsidRDefault="00743631" w:rsidP="002A3678">
      <w:pPr>
        <w:pStyle w:val="BodyText"/>
        <w:spacing w:line="360" w:lineRule="auto"/>
        <w:rPr>
          <w:rFonts w:ascii="Times New Roman" w:hAnsi="Times New Roman" w:cs="Times New Roman"/>
          <w:color w:val="000000" w:themeColor="text1"/>
        </w:rPr>
      </w:pPr>
      <w:r w:rsidRPr="002A3678">
        <w:rPr>
          <w:rFonts w:ascii="Times New Roman" w:hAnsi="Times New Roman" w:cs="Times New Roman"/>
          <w:b/>
          <w:color w:val="000000" w:themeColor="text1"/>
        </w:rPr>
        <w:lastRenderedPageBreak/>
        <w:t>Figure 5</w:t>
      </w:r>
      <w:r w:rsidRPr="002A3678">
        <w:rPr>
          <w:rFonts w:ascii="Times New Roman" w:hAnsi="Times New Roman" w:cs="Times New Roman"/>
          <w:color w:val="000000" w:themeColor="text1"/>
        </w:rPr>
        <w:t>: High concordance between there rate of evolution of recombination gene between human and macaques and the rate of evolution among mammals. The linear regression is shown in red and the 1:1 line is shown as a dashed line.</w:t>
      </w:r>
    </w:p>
    <w:p w:rsidR="006759ED" w:rsidRPr="002A3678" w:rsidRDefault="00743631">
      <w:pPr>
        <w:pStyle w:val="CaptionedFigure"/>
        <w:rPr>
          <w:rFonts w:ascii="Times New Roman" w:hAnsi="Times New Roman" w:cs="Times New Roman"/>
          <w:color w:val="000000" w:themeColor="text1"/>
        </w:rPr>
      </w:pPr>
      <w:r w:rsidRPr="002A3678">
        <w:rPr>
          <w:rFonts w:ascii="Times New Roman" w:hAnsi="Times New Roman" w:cs="Times New Roman"/>
          <w:noProof/>
          <w:color w:val="000000" w:themeColor="text1"/>
        </w:rPr>
        <w:drawing>
          <wp:inline distT="0" distB="0" distL="0" distR="0">
            <wp:extent cx="5334000" cy="4972664"/>
            <wp:effectExtent l="0" t="0" r="0" b="0"/>
            <wp:docPr id="6" name="Picture" descr="Figure 5"/>
            <wp:cNvGraphicFramePr/>
            <a:graphic xmlns:a="http://schemas.openxmlformats.org/drawingml/2006/main">
              <a:graphicData uri="http://schemas.openxmlformats.org/drawingml/2006/picture">
                <pic:pic xmlns:pic="http://schemas.openxmlformats.org/drawingml/2006/picture">
                  <pic:nvPicPr>
                    <pic:cNvPr id="0" name="Picture" descr="../Figures/DivVDiv_plot.png"/>
                    <pic:cNvPicPr>
                      <a:picLocks noChangeAspect="1" noChangeArrowheads="1"/>
                    </pic:cNvPicPr>
                  </pic:nvPicPr>
                  <pic:blipFill>
                    <a:blip r:embed="rId12"/>
                    <a:stretch>
                      <a:fillRect/>
                    </a:stretch>
                  </pic:blipFill>
                  <pic:spPr bwMode="auto">
                    <a:xfrm>
                      <a:off x="0" y="0"/>
                      <a:ext cx="5334000" cy="4972664"/>
                    </a:xfrm>
                    <a:prstGeom prst="rect">
                      <a:avLst/>
                    </a:prstGeom>
                    <a:noFill/>
                    <a:ln w="9525">
                      <a:noFill/>
                      <a:headEnd/>
                      <a:tailEnd/>
                    </a:ln>
                  </pic:spPr>
                </pic:pic>
              </a:graphicData>
            </a:graphic>
          </wp:inline>
        </w:drawing>
      </w:r>
    </w:p>
    <w:p w:rsidR="0067072B" w:rsidRPr="002A3678" w:rsidRDefault="0067072B">
      <w:pPr>
        <w:rPr>
          <w:rFonts w:ascii="Times New Roman" w:hAnsi="Times New Roman" w:cs="Times New Roman"/>
          <w:b/>
          <w:color w:val="000000" w:themeColor="text1"/>
        </w:rPr>
      </w:pPr>
      <w:r w:rsidRPr="002A3678">
        <w:rPr>
          <w:rFonts w:ascii="Times New Roman" w:hAnsi="Times New Roman" w:cs="Times New Roman"/>
          <w:b/>
          <w:color w:val="000000" w:themeColor="text1"/>
        </w:rPr>
        <w:br w:type="page"/>
      </w:r>
    </w:p>
    <w:p w:rsidR="006759ED" w:rsidRPr="002A3678" w:rsidRDefault="00743631">
      <w:pPr>
        <w:pStyle w:val="BodyText"/>
        <w:rPr>
          <w:rFonts w:ascii="Times New Roman" w:hAnsi="Times New Roman" w:cs="Times New Roman"/>
          <w:color w:val="000000" w:themeColor="text1"/>
        </w:rPr>
      </w:pPr>
      <w:r w:rsidRPr="002A3678">
        <w:rPr>
          <w:rFonts w:ascii="Times New Roman" w:hAnsi="Times New Roman" w:cs="Times New Roman"/>
          <w:b/>
          <w:color w:val="000000" w:themeColor="text1"/>
        </w:rPr>
        <w:lastRenderedPageBreak/>
        <w:t>Figure 6</w:t>
      </w:r>
      <w:r w:rsidRPr="002A3678">
        <w:rPr>
          <w:rFonts w:ascii="Times New Roman" w:hAnsi="Times New Roman" w:cs="Times New Roman"/>
          <w:color w:val="000000" w:themeColor="text1"/>
        </w:rPr>
        <w:t xml:space="preserve">: Boxplot of </w:t>
      </w:r>
      <m:oMath>
        <m:r>
          <w:rPr>
            <w:rFonts w:ascii="Cambria Math" w:hAnsi="Cambria Math" w:cs="Times New Roman"/>
            <w:color w:val="000000" w:themeColor="text1"/>
          </w:rPr>
          <m:t>ω</m:t>
        </m:r>
      </m:oMath>
      <w:r w:rsidRPr="002A3678">
        <w:rPr>
          <w:rFonts w:ascii="Times New Roman" w:hAnsi="Times New Roman" w:cs="Times New Roman"/>
          <w:color w:val="000000" w:themeColor="text1"/>
        </w:rPr>
        <w:t xml:space="preserve"> by step in recombination pathway.</w:t>
      </w:r>
    </w:p>
    <w:p w:rsidR="006759ED" w:rsidRPr="002A3678" w:rsidRDefault="00743631">
      <w:pPr>
        <w:pStyle w:val="CaptionedFigure"/>
        <w:rPr>
          <w:rFonts w:ascii="Times New Roman" w:hAnsi="Times New Roman" w:cs="Times New Roman"/>
          <w:color w:val="000000" w:themeColor="text1"/>
        </w:rPr>
      </w:pPr>
      <w:r w:rsidRPr="002A3678">
        <w:rPr>
          <w:rFonts w:ascii="Times New Roman" w:hAnsi="Times New Roman" w:cs="Times New Roman"/>
          <w:noProof/>
          <w:color w:val="000000" w:themeColor="text1"/>
        </w:rPr>
        <w:drawing>
          <wp:inline distT="0" distB="0" distL="0" distR="0">
            <wp:extent cx="5334000" cy="3914158"/>
            <wp:effectExtent l="0" t="0" r="0" b="0"/>
            <wp:docPr id="7" name="Picture" descr="Figure 6"/>
            <wp:cNvGraphicFramePr/>
            <a:graphic xmlns:a="http://schemas.openxmlformats.org/drawingml/2006/main">
              <a:graphicData uri="http://schemas.openxmlformats.org/drawingml/2006/picture">
                <pic:pic xmlns:pic="http://schemas.openxmlformats.org/drawingml/2006/picture">
                  <pic:nvPicPr>
                    <pic:cNvPr id="0" name="Picture" descr="../Figures/step_boxplot.png"/>
                    <pic:cNvPicPr>
                      <a:picLocks noChangeAspect="1" noChangeArrowheads="1"/>
                    </pic:cNvPicPr>
                  </pic:nvPicPr>
                  <pic:blipFill>
                    <a:blip r:embed="rId13"/>
                    <a:stretch>
                      <a:fillRect/>
                    </a:stretch>
                  </pic:blipFill>
                  <pic:spPr bwMode="auto">
                    <a:xfrm>
                      <a:off x="0" y="0"/>
                      <a:ext cx="5334000" cy="3914158"/>
                    </a:xfrm>
                    <a:prstGeom prst="rect">
                      <a:avLst/>
                    </a:prstGeom>
                    <a:noFill/>
                    <a:ln w="9525">
                      <a:noFill/>
                      <a:headEnd/>
                      <a:tailEnd/>
                    </a:ln>
                  </pic:spPr>
                </pic:pic>
              </a:graphicData>
            </a:graphic>
          </wp:inline>
        </w:drawing>
      </w:r>
    </w:p>
    <w:p w:rsidR="0067072B" w:rsidRPr="002A3678" w:rsidRDefault="0067072B">
      <w:pPr>
        <w:rPr>
          <w:rFonts w:ascii="Times New Roman" w:hAnsi="Times New Roman" w:cs="Times New Roman"/>
          <w:b/>
          <w:color w:val="000000" w:themeColor="text1"/>
        </w:rPr>
      </w:pPr>
      <w:r w:rsidRPr="002A3678">
        <w:rPr>
          <w:rFonts w:ascii="Times New Roman" w:hAnsi="Times New Roman" w:cs="Times New Roman"/>
          <w:b/>
          <w:color w:val="000000" w:themeColor="text1"/>
        </w:rPr>
        <w:br w:type="page"/>
      </w:r>
    </w:p>
    <w:p w:rsidR="006759ED" w:rsidRPr="002A3678" w:rsidRDefault="00743631">
      <w:pPr>
        <w:pStyle w:val="BodyText"/>
        <w:rPr>
          <w:rFonts w:ascii="Times New Roman" w:hAnsi="Times New Roman" w:cs="Times New Roman"/>
          <w:color w:val="000000" w:themeColor="text1"/>
        </w:rPr>
      </w:pPr>
      <w:r w:rsidRPr="002A3678">
        <w:rPr>
          <w:rFonts w:ascii="Times New Roman" w:hAnsi="Times New Roman" w:cs="Times New Roman"/>
          <w:b/>
          <w:color w:val="000000" w:themeColor="text1"/>
        </w:rPr>
        <w:lastRenderedPageBreak/>
        <w:t>Table 3</w:t>
      </w:r>
      <w:r w:rsidRPr="002A3678">
        <w:rPr>
          <w:rFonts w:ascii="Times New Roman" w:hAnsi="Times New Roman" w:cs="Times New Roman"/>
          <w:color w:val="000000" w:themeColor="text1"/>
        </w:rPr>
        <w:t>: PAML analysis of 32 recombination genes in mammals (Yang 2007).</w:t>
      </w:r>
    </w:p>
    <w:tbl>
      <w:tblPr>
        <w:tblStyle w:val="Table"/>
        <w:tblW w:w="0" w:type="pct"/>
        <w:tblLook w:val="07E0" w:firstRow="1" w:lastRow="1" w:firstColumn="1" w:lastColumn="1" w:noHBand="1" w:noVBand="1"/>
      </w:tblPr>
      <w:tblGrid>
        <w:gridCol w:w="1161"/>
        <w:gridCol w:w="616"/>
        <w:gridCol w:w="416"/>
        <w:gridCol w:w="766"/>
        <w:gridCol w:w="405"/>
        <w:gridCol w:w="839"/>
        <w:gridCol w:w="880"/>
        <w:gridCol w:w="839"/>
        <w:gridCol w:w="880"/>
        <w:gridCol w:w="939"/>
        <w:gridCol w:w="880"/>
        <w:gridCol w:w="617"/>
      </w:tblGrid>
      <w:tr w:rsidR="00B241FE" w:rsidRPr="002A3678">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Gene</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bp</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N</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ω</m:t>
                </m:r>
              </m:oMath>
            </m:oMathPara>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M</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M1-M2</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p-value</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M7-M8</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p-value</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M8a-M8</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p-value</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BEB</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A)</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HORMAD1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1212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0.3036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1.795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0.4076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MEI4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1170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0.4332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0.005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0.9976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REC114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870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0.4003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5.384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0.0677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IHO1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1824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0.7095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13.061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17.571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14.527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1</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SPO11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1188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0.1654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4.648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0.0980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B)</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HORMAD2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981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0.3153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3.650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0.1612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MRE11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2136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0.1688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0.363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0.8342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11.931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0.0026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4.706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0.0301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NBS1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2289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0.4183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12.763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0.0017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4.087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0.0432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RAD50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3936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0.1006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0.8605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BRCC3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954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0.0602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0.8826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C)</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DMC1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1020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0.0351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0.488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0.7835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0.0821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1</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RAD51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1017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0.0268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SPATA22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0.4893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0.429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0.8070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MEIOB</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1425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0.2341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0.665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0.7172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MCMDC2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2052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0.2239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0.628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0.7307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D)</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REC8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1833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0.3698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14.690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5.927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0.0149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RAD21L</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1686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0.503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12.124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0.0023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32.050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12.049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4</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SYCP1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3015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0.4337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8.711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0.0128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26.860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9.243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3</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SYCP2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4650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0.5572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11.584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0.0031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37.200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15.838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TEX12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369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0.2297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0.0565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0.9721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1.549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0.4610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E)</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TEX11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2844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0.8483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60.872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82.665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61.141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14</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SHOC1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4644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0.6113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12.447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0.0020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30.561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15.645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RNF212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948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0.5014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16.366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5.202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0.0226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1</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RNF212B</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906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0.4066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0.7788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MSH4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2814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0.2132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16.608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39.447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23.238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6</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MSH5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2565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0.1642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4.214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0.1216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F)</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MER3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4458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0.3633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8a</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12.838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3.109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0.0779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CNTD1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1026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0.2496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0.936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0.6263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HEI10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831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0.1226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0.8826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MLH1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2313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0.1652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8a</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12.221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0.0022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0.280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0.5970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MLH3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4419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0.4444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3.757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0.1528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MUS81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1665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0.2124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0.628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0.7304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r>
    </w:tbl>
    <w:p w:rsidR="0067072B" w:rsidRPr="002A3678" w:rsidRDefault="0067072B">
      <w:pPr>
        <w:pStyle w:val="BodyText"/>
        <w:rPr>
          <w:rFonts w:ascii="Times New Roman" w:hAnsi="Times New Roman" w:cs="Times New Roman"/>
          <w:b/>
          <w:color w:val="000000" w:themeColor="text1"/>
        </w:rPr>
      </w:pPr>
    </w:p>
    <w:p w:rsidR="006759ED" w:rsidRPr="002A3678" w:rsidRDefault="00743631">
      <w:pPr>
        <w:pStyle w:val="BodyText"/>
        <w:rPr>
          <w:rFonts w:ascii="Times New Roman" w:hAnsi="Times New Roman" w:cs="Times New Roman"/>
          <w:color w:val="000000" w:themeColor="text1"/>
        </w:rPr>
      </w:pPr>
      <w:r w:rsidRPr="002A3678">
        <w:rPr>
          <w:rFonts w:ascii="Times New Roman" w:hAnsi="Times New Roman" w:cs="Times New Roman"/>
          <w:b/>
          <w:color w:val="000000" w:themeColor="text1"/>
        </w:rPr>
        <w:lastRenderedPageBreak/>
        <w:t>Table 4</w:t>
      </w:r>
      <w:r w:rsidRPr="002A3678">
        <w:rPr>
          <w:rFonts w:ascii="Times New Roman" w:hAnsi="Times New Roman" w:cs="Times New Roman"/>
          <w:color w:val="000000" w:themeColor="text1"/>
        </w:rPr>
        <w:t xml:space="preserve">: PAML </w:t>
      </w:r>
      <w:del w:id="177" w:author="Dapper, Amy" w:date="2018-12-06T14:20:00Z">
        <w:r w:rsidRPr="002A3678" w:rsidDel="002A3678">
          <w:rPr>
            <w:rFonts w:ascii="Times New Roman" w:hAnsi="Times New Roman" w:cs="Times New Roman"/>
            <w:color w:val="000000" w:themeColor="text1"/>
          </w:rPr>
          <w:delText>- MNM Analysis</w:delText>
        </w:r>
      </w:del>
      <w:ins w:id="178" w:author="Dapper, Amy" w:date="2018-12-06T14:20:00Z">
        <w:r w:rsidR="002A3678">
          <w:rPr>
            <w:rFonts w:ascii="Times New Roman" w:hAnsi="Times New Roman" w:cs="Times New Roman"/>
            <w:color w:val="000000" w:themeColor="text1"/>
          </w:rPr>
          <w:t>analysis of genes after re</w:t>
        </w:r>
      </w:ins>
      <w:ins w:id="179" w:author="Dapper, Amy" w:date="2018-12-06T14:21:00Z">
        <w:r w:rsidR="002A3678">
          <w:rPr>
            <w:rFonts w:ascii="Times New Roman" w:hAnsi="Times New Roman" w:cs="Times New Roman"/>
            <w:color w:val="000000" w:themeColor="text1"/>
          </w:rPr>
          <w:t>moval of potential MNMs.</w:t>
        </w:r>
      </w:ins>
    </w:p>
    <w:tbl>
      <w:tblPr>
        <w:tblStyle w:val="Table"/>
        <w:tblW w:w="0" w:type="pct"/>
        <w:tblLook w:val="07E0" w:firstRow="1" w:lastRow="1" w:firstColumn="1" w:lastColumn="1" w:noHBand="1" w:noVBand="1"/>
      </w:tblPr>
      <w:tblGrid>
        <w:gridCol w:w="986"/>
        <w:gridCol w:w="656"/>
        <w:gridCol w:w="436"/>
        <w:gridCol w:w="821"/>
        <w:gridCol w:w="424"/>
        <w:gridCol w:w="901"/>
        <w:gridCol w:w="889"/>
        <w:gridCol w:w="901"/>
        <w:gridCol w:w="889"/>
        <w:gridCol w:w="1011"/>
        <w:gridCol w:w="889"/>
      </w:tblGrid>
      <w:tr w:rsidR="00B241FE" w:rsidRPr="002A3678">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Gene</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bp</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N</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ω</m:t>
                </m:r>
              </m:oMath>
            </m:oMathPara>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M</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M1-M2</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p-value</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M7-M8</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p-value</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M8a-M8</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p-value</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IHO1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1824</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0.6104</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1.000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0.258</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0.8789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MRE11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2136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0.1330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0.226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0.8930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3.056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0.2169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NBS1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2289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15</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0.3413</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1.000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1.956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0.3761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REC8</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1833</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0.2905</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1.000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5.321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0.0699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RAD21L</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1686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15</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0.4271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8a</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2.329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0.3121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9.497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0.0087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1.620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0.2031</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SYCP1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3015</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0.3731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8a</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3.328</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0.1893</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13.440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0.0012</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2.122</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0.1452</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SYCP2</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4650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0.4752</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1.000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1.758</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0.4151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TEX11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2844</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15</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0.7287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color w:val="000000" w:themeColor="text1"/>
                <w:sz w:val="22"/>
                <w:szCs w:val="22"/>
              </w:rPr>
              <w:t>8</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9.989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0.0068</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18.776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0.0001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10.656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0.0011</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SHOC1</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4644</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0.5519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8a</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1.000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7.439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b/>
                <w:i/>
                <w:color w:val="000000" w:themeColor="text1"/>
                <w:sz w:val="22"/>
                <w:szCs w:val="22"/>
              </w:rPr>
              <w:t>0.0242</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0.292</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0.5887</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RNF212</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948</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0.3685</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1.000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1.000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MSH4</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2814</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16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0.1509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7</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1.000</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2.079</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i/>
                <w:color w:val="000000" w:themeColor="text1"/>
                <w:sz w:val="22"/>
                <w:szCs w:val="22"/>
              </w:rPr>
              <w:t>0.3536</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c>
          <w:tcPr>
            <w:tcW w:w="0" w:type="auto"/>
          </w:tcPr>
          <w:p w:rsidR="006759ED" w:rsidRPr="002A3678" w:rsidRDefault="00743631">
            <w:pPr>
              <w:pStyle w:val="Compact"/>
              <w:rPr>
                <w:rFonts w:ascii="Times New Roman" w:hAnsi="Times New Roman" w:cs="Times New Roman"/>
                <w:color w:val="000000" w:themeColor="text1"/>
                <w:sz w:val="22"/>
                <w:szCs w:val="22"/>
              </w:rPr>
            </w:pPr>
            <w:r w:rsidRPr="002A3678">
              <w:rPr>
                <w:rFonts w:ascii="Times New Roman" w:hAnsi="Times New Roman" w:cs="Times New Roman"/>
                <w:color w:val="000000" w:themeColor="text1"/>
                <w:sz w:val="22"/>
                <w:szCs w:val="22"/>
              </w:rPr>
              <w:t>—</w:t>
            </w:r>
          </w:p>
        </w:tc>
      </w:tr>
    </w:tbl>
    <w:p w:rsidR="0067072B" w:rsidRPr="002A3678" w:rsidRDefault="0067072B">
      <w:pPr>
        <w:pStyle w:val="BodyText"/>
        <w:rPr>
          <w:rFonts w:ascii="Times New Roman" w:hAnsi="Times New Roman" w:cs="Times New Roman"/>
          <w:b/>
          <w:color w:val="000000" w:themeColor="text1"/>
        </w:rPr>
      </w:pPr>
    </w:p>
    <w:p w:rsidR="0067072B" w:rsidRPr="002A3678" w:rsidRDefault="0067072B" w:rsidP="0067072B">
      <w:pPr>
        <w:pStyle w:val="BodyText"/>
        <w:rPr>
          <w:rFonts w:ascii="Times New Roman" w:hAnsi="Times New Roman" w:cs="Times New Roman"/>
          <w:color w:val="000000" w:themeColor="text1"/>
        </w:rPr>
      </w:pPr>
      <w:r w:rsidRPr="002A3678">
        <w:rPr>
          <w:rFonts w:ascii="Times New Roman" w:hAnsi="Times New Roman" w:cs="Times New Roman"/>
          <w:color w:val="000000" w:themeColor="text1"/>
        </w:rPr>
        <w:br w:type="page"/>
      </w:r>
    </w:p>
    <w:p w:rsidR="006759ED" w:rsidRPr="002A3678" w:rsidRDefault="00743631">
      <w:pPr>
        <w:pStyle w:val="BodyText"/>
        <w:rPr>
          <w:rFonts w:ascii="Times New Roman" w:hAnsi="Times New Roman" w:cs="Times New Roman"/>
          <w:color w:val="000000" w:themeColor="text1"/>
        </w:rPr>
      </w:pPr>
      <w:r w:rsidRPr="002A3678">
        <w:rPr>
          <w:rFonts w:ascii="Times New Roman" w:hAnsi="Times New Roman" w:cs="Times New Roman"/>
          <w:b/>
          <w:color w:val="000000" w:themeColor="text1"/>
        </w:rPr>
        <w:lastRenderedPageBreak/>
        <w:t>Table 5</w:t>
      </w:r>
      <w:r w:rsidRPr="002A3678">
        <w:rPr>
          <w:rFonts w:ascii="Times New Roman" w:hAnsi="Times New Roman" w:cs="Times New Roman"/>
          <w:color w:val="000000" w:themeColor="text1"/>
        </w:rPr>
        <w:t>: Polymorphism &amp; Divergence Data</w:t>
      </w:r>
    </w:p>
    <w:tbl>
      <w:tblPr>
        <w:tblStyle w:val="Table"/>
        <w:tblW w:w="0" w:type="pct"/>
        <w:tblLook w:val="07E0" w:firstRow="1" w:lastRow="1" w:firstColumn="1" w:lastColumn="1" w:noHBand="1" w:noVBand="1"/>
      </w:tblPr>
      <w:tblGrid>
        <w:gridCol w:w="1161"/>
        <w:gridCol w:w="766"/>
        <w:gridCol w:w="516"/>
        <w:gridCol w:w="416"/>
        <w:gridCol w:w="766"/>
        <w:gridCol w:w="472"/>
        <w:gridCol w:w="439"/>
        <w:gridCol w:w="766"/>
        <w:gridCol w:w="922"/>
        <w:gridCol w:w="866"/>
        <w:gridCol w:w="866"/>
        <w:gridCol w:w="600"/>
      </w:tblGrid>
      <w:tr w:rsidR="00B241FE" w:rsidRPr="002A3678">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Gene</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ω</m:t>
                </m:r>
              </m:oMath>
            </m:oMathPara>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Pn</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Ps</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Pn/Ps</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Dn</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Ds</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Dn/Ds</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MK Test</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NI</w:t>
            </w:r>
          </w:p>
        </w:tc>
        <w:tc>
          <w:tcPr>
            <w:tcW w:w="0" w:type="auto"/>
            <w:tcBorders>
              <w:bottom w:val="single" w:sz="0" w:space="0" w:color="auto"/>
            </w:tcBorders>
            <w:vAlign w:val="bottom"/>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DoS</w:t>
            </w:r>
          </w:p>
        </w:tc>
        <w:tc>
          <w:tcPr>
            <w:tcW w:w="0" w:type="auto"/>
            <w:tcBorders>
              <w:bottom w:val="single" w:sz="0" w:space="0" w:color="auto"/>
            </w:tcBorders>
            <w:vAlign w:val="bottom"/>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A)</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HORMAD1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0.0901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0.4167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10.32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-0.5172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MEI4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0.7252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2.6667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0.7013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1.6875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-0.0909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REC114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0.3239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2.3333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0.7857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0.02949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2.9700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-0.2600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IHO1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0.6608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2.5714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1.8947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0.4658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1.3571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-0.0645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SPO11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0.1434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2.2143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4.4286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-0.3556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B)</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HORMAD2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0.295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3.125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0.7778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0.0177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4.0179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-0.3201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MRE11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0.0392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2.8958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0.1429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20.2708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-0.6183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NBS1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0.4155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2.0517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1.3600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0.2086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1.5086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-0.0960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RAD50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0.0714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3.0517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0.1860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16.4182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-0.5965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BRCC3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0.0979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0.5833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0.3333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0.6758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1.7500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-0.1184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C)</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DMC1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1.72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&lt;0.0001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-0.6324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RAD51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0.9310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0.0010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-0.4821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SPATA22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0.4523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2.5769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2.1000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0.6535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1.2271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-0.0430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MEIOB</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0.2462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2.6471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0.9091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0.0094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2.9118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-0.2496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MCMDC2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0.2108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3.7500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0.6154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&lt;0.0001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6.0938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-0.4085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D)</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REC8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0.477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1.2258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0.1264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1.6316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-0.1159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RAD21L</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0.6334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3.500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2.0769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0.4176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1.6852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-0.1028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SYCP1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0.3676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1.2222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0.1204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1.6636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-0.1203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SYCP2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0.3676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246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2.8276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1.3962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2.0252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-0.1561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TEX12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0.1349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1.6667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0.3598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3.3333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-0.2917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E)</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TEX11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0.9068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1.7333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2.200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0.4541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0.7879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0.05335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SHOC1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0.7225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227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3.1528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2.2973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0.2199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1.3724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-0.0625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RNF212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0.387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0.9444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RNF212B</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0.2566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0.6667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0.0759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4.5000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-0.3500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MSH4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0.2635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149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2.9800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0.8276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&lt;0.0001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3.6008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-0.2959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MSH5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0.2106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2.0156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0.5758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3.5008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-0.3030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color w:val="000000" w:themeColor="text1"/>
                <w:sz w:val="20"/>
                <w:szCs w:val="20"/>
              </w:rPr>
              <w:t>F)</w:t>
            </w: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c>
          <w:tcPr>
            <w:tcW w:w="0" w:type="auto"/>
          </w:tcPr>
          <w:p w:rsidR="006759ED" w:rsidRPr="002A3678" w:rsidRDefault="006759ED">
            <w:pPr>
              <w:pStyle w:val="Compact"/>
              <w:rPr>
                <w:rFonts w:ascii="Times New Roman" w:hAnsi="Times New Roman" w:cs="Times New Roman"/>
                <w:color w:val="000000" w:themeColor="text1"/>
                <w:sz w:val="20"/>
                <w:szCs w:val="20"/>
              </w:rPr>
            </w:pP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MER3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0.3247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236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2.5652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1.2273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0.0029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2.0902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-0.1685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CNTD1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0.6803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56</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1.9310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1.6250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0.8001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1.1883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-0.0398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HEI10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0.3235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2.3810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0.8000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0.1417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2.9762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-0.2598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MLH1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0.0924</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161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3.3542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0.3103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10.8079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-0.5335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MLH3</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0.4919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252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90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2.8</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77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57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1.3509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0.0009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2.0727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-0.1622</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r w:rsidR="00B241FE" w:rsidRPr="002A3678">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i/>
                <w:color w:val="000000" w:themeColor="text1"/>
                <w:sz w:val="20"/>
                <w:szCs w:val="20"/>
              </w:rPr>
              <w:t>MUS81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0.1299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129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49</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2.6327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17</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40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0.4250</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b/>
                <w:i/>
                <w:color w:val="000000" w:themeColor="text1"/>
                <w:sz w:val="20"/>
                <w:szCs w:val="20"/>
              </w:rPr>
              <w:t>&gt;0.0001</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6.1945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-0.4265</w:t>
            </w:r>
          </w:p>
        </w:tc>
        <w:tc>
          <w:tcPr>
            <w:tcW w:w="0" w:type="auto"/>
          </w:tcPr>
          <w:p w:rsidR="006759ED" w:rsidRPr="002A3678" w:rsidRDefault="00743631">
            <w:pPr>
              <w:pStyle w:val="Compact"/>
              <w:rPr>
                <w:rFonts w:ascii="Times New Roman" w:hAnsi="Times New Roman" w:cs="Times New Roman"/>
                <w:color w:val="000000" w:themeColor="text1"/>
                <w:sz w:val="20"/>
                <w:szCs w:val="20"/>
              </w:rPr>
            </w:pPr>
            <w:r w:rsidRPr="002A3678">
              <w:rPr>
                <w:rFonts w:ascii="Times New Roman" w:hAnsi="Times New Roman" w:cs="Times New Roman"/>
                <w:color w:val="000000" w:themeColor="text1"/>
                <w:sz w:val="20"/>
                <w:szCs w:val="20"/>
              </w:rPr>
              <w:t>Neg.</w:t>
            </w:r>
          </w:p>
        </w:tc>
      </w:tr>
    </w:tbl>
    <w:p w:rsidR="006759ED" w:rsidRPr="002A3678" w:rsidRDefault="00743631" w:rsidP="002A3678">
      <w:pPr>
        <w:pStyle w:val="Heading2"/>
        <w:spacing w:line="360" w:lineRule="auto"/>
        <w:rPr>
          <w:rFonts w:ascii="Times New Roman" w:hAnsi="Times New Roman" w:cs="Times New Roman"/>
          <w:color w:val="000000" w:themeColor="text1"/>
          <w:sz w:val="24"/>
          <w:szCs w:val="24"/>
        </w:rPr>
      </w:pPr>
      <w:bookmarkStart w:id="180" w:name="acknowledgements"/>
      <w:r w:rsidRPr="002A3678">
        <w:rPr>
          <w:rFonts w:ascii="Times New Roman" w:hAnsi="Times New Roman" w:cs="Times New Roman"/>
          <w:color w:val="000000" w:themeColor="text1"/>
          <w:sz w:val="24"/>
          <w:szCs w:val="24"/>
        </w:rPr>
        <w:lastRenderedPageBreak/>
        <w:t>Acknowledgements</w:t>
      </w:r>
      <w:bookmarkEnd w:id="180"/>
    </w:p>
    <w:p w:rsidR="006759ED" w:rsidRPr="002A3678" w:rsidRDefault="00743631" w:rsidP="002A3678">
      <w:pPr>
        <w:pStyle w:val="FirstParagraph"/>
        <w:spacing w:line="360" w:lineRule="auto"/>
        <w:rPr>
          <w:rFonts w:ascii="Times New Roman" w:hAnsi="Times New Roman" w:cs="Times New Roman"/>
          <w:color w:val="000000" w:themeColor="text1"/>
        </w:rPr>
      </w:pPr>
      <w:r w:rsidRPr="002A3678">
        <w:rPr>
          <w:rFonts w:ascii="Times New Roman" w:hAnsi="Times New Roman" w:cs="Times New Roman"/>
          <w:color w:val="000000" w:themeColor="text1"/>
        </w:rPr>
        <w:t>We thank Nathan Clark for assistance with evolutionary covariation rate analyses</w:t>
      </w:r>
      <w:ins w:id="181" w:author="Dapper, Amy" w:date="2018-12-06T14:22:00Z">
        <w:r w:rsidR="002A3678">
          <w:rPr>
            <w:rFonts w:ascii="Times New Roman" w:hAnsi="Times New Roman" w:cs="Times New Roman"/>
            <w:color w:val="000000" w:themeColor="text1"/>
          </w:rPr>
          <w:t xml:space="preserve"> and</w:t>
        </w:r>
      </w:ins>
      <w:ins w:id="182" w:author="Dapper, Amy" w:date="2018-12-06T14:23:00Z">
        <w:r w:rsidR="002A3678">
          <w:rPr>
            <w:rFonts w:ascii="Times New Roman" w:hAnsi="Times New Roman" w:cs="Times New Roman"/>
            <w:color w:val="000000" w:themeColor="text1"/>
          </w:rPr>
          <w:t xml:space="preserve"> Francesca Cole for advice on selection of recombination genes</w:t>
        </w:r>
      </w:ins>
      <w:r w:rsidRPr="002A3678">
        <w:rPr>
          <w:rFonts w:ascii="Times New Roman" w:hAnsi="Times New Roman" w:cs="Times New Roman"/>
          <w:color w:val="000000" w:themeColor="text1"/>
        </w:rPr>
        <w:t>. A.L.D. was supported by NHGRI Training Grant to the Genomic Sciences Training Program 5T32HG002760. B.A.P. was supported by NIH grant NIH grant R01 GM120051.</w:t>
      </w:r>
    </w:p>
    <w:p w:rsidR="002A3678" w:rsidRDefault="002A3678">
      <w:pPr>
        <w:rPr>
          <w:ins w:id="183" w:author="Dapper, Amy" w:date="2018-12-06T14:23:00Z"/>
          <w:rFonts w:asciiTheme="majorHAnsi" w:eastAsiaTheme="majorEastAsia" w:hAnsiTheme="majorHAnsi" w:cstheme="majorBidi"/>
          <w:b/>
          <w:bCs/>
          <w:color w:val="4F81BD" w:themeColor="accent1"/>
          <w:sz w:val="32"/>
          <w:szCs w:val="32"/>
        </w:rPr>
      </w:pPr>
      <w:bookmarkStart w:id="184" w:name="references"/>
      <w:ins w:id="185" w:author="Dapper, Amy" w:date="2018-12-06T14:23:00Z">
        <w:r>
          <w:br w:type="page"/>
        </w:r>
      </w:ins>
    </w:p>
    <w:p w:rsidR="006759ED" w:rsidRPr="002A3678" w:rsidRDefault="00743631">
      <w:pPr>
        <w:pStyle w:val="Heading2"/>
        <w:rPr>
          <w:rFonts w:ascii="Times New Roman" w:hAnsi="Times New Roman" w:cs="Times New Roman"/>
          <w:color w:val="000000" w:themeColor="text1"/>
          <w:sz w:val="24"/>
          <w:szCs w:val="24"/>
        </w:rPr>
      </w:pPr>
      <w:r w:rsidRPr="002A3678">
        <w:rPr>
          <w:rFonts w:ascii="Times New Roman" w:hAnsi="Times New Roman" w:cs="Times New Roman"/>
          <w:color w:val="000000" w:themeColor="text1"/>
          <w:sz w:val="24"/>
          <w:szCs w:val="24"/>
        </w:rPr>
        <w:lastRenderedPageBreak/>
        <w:t>References</w:t>
      </w:r>
      <w:bookmarkEnd w:id="184"/>
    </w:p>
    <w:p w:rsidR="006759ED" w:rsidRPr="002A3678" w:rsidRDefault="00743631">
      <w:pPr>
        <w:pStyle w:val="Bibliography"/>
        <w:rPr>
          <w:rFonts w:ascii="Times New Roman" w:hAnsi="Times New Roman" w:cs="Times New Roman"/>
          <w:color w:val="000000" w:themeColor="text1"/>
        </w:rPr>
      </w:pPr>
      <w:bookmarkStart w:id="186" w:name="ref-Abascal2010"/>
      <w:bookmarkStart w:id="187" w:name="refs"/>
      <w:r w:rsidRPr="002A3678">
        <w:rPr>
          <w:rFonts w:ascii="Times New Roman" w:hAnsi="Times New Roman" w:cs="Times New Roman"/>
          <w:color w:val="000000" w:themeColor="text1"/>
        </w:rPr>
        <w:t>Abascal F., R. Zardoya, and M. J. Telford, 2010 TranslatorX: Multiple alignment of nucleotide sequences guided by amino acid translations. Nucleic acids research 38: W7–W13.</w:t>
      </w:r>
    </w:p>
    <w:p w:rsidR="006759ED" w:rsidRPr="002A3678" w:rsidRDefault="00743631">
      <w:pPr>
        <w:pStyle w:val="Bibliography"/>
        <w:rPr>
          <w:rFonts w:ascii="Times New Roman" w:hAnsi="Times New Roman" w:cs="Times New Roman"/>
          <w:color w:val="000000" w:themeColor="text1"/>
        </w:rPr>
      </w:pPr>
      <w:bookmarkStart w:id="188" w:name="ref-Baker1996"/>
      <w:bookmarkEnd w:id="186"/>
      <w:r w:rsidRPr="002A3678">
        <w:rPr>
          <w:rFonts w:ascii="Times New Roman" w:hAnsi="Times New Roman" w:cs="Times New Roman"/>
          <w:color w:val="000000" w:themeColor="text1"/>
        </w:rPr>
        <w:t xml:space="preserve">Baker S. M., A. W. Plug, T. A. Prolla, C. E. Bronner, and A. C. Harris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1996 Involvement of mouse mlh1 in dna mismatch repair and meiotic crossing over. Nature genetics 13: 336.</w:t>
      </w:r>
    </w:p>
    <w:p w:rsidR="006759ED" w:rsidRPr="002A3678" w:rsidRDefault="00743631">
      <w:pPr>
        <w:pStyle w:val="Bibliography"/>
        <w:rPr>
          <w:rFonts w:ascii="Times New Roman" w:hAnsi="Times New Roman" w:cs="Times New Roman"/>
          <w:color w:val="000000" w:themeColor="text1"/>
        </w:rPr>
      </w:pPr>
      <w:bookmarkStart w:id="189" w:name="ref-Balcova2016"/>
      <w:bookmarkEnd w:id="188"/>
      <w:r w:rsidRPr="002A3678">
        <w:rPr>
          <w:rFonts w:ascii="Times New Roman" w:hAnsi="Times New Roman" w:cs="Times New Roman"/>
          <w:color w:val="000000" w:themeColor="text1"/>
        </w:rPr>
        <w:t xml:space="preserve">Balcova M., B. Faltusova, V. Gergelits, T. Bhattacharyya, and O. Mihola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2016 Hybrid sterility locus on chromosome x controls meiotic recombination rate in mouse. PLoS genetics 12: e1005906.</w:t>
      </w:r>
    </w:p>
    <w:p w:rsidR="006759ED" w:rsidRPr="002A3678" w:rsidRDefault="00743631">
      <w:pPr>
        <w:pStyle w:val="Bibliography"/>
        <w:rPr>
          <w:rFonts w:ascii="Times New Roman" w:hAnsi="Times New Roman" w:cs="Times New Roman"/>
          <w:color w:val="000000" w:themeColor="text1"/>
        </w:rPr>
      </w:pPr>
      <w:bookmarkStart w:id="190" w:name="ref-Barbosa2012"/>
      <w:bookmarkEnd w:id="189"/>
      <w:r w:rsidRPr="002A3678">
        <w:rPr>
          <w:rFonts w:ascii="Times New Roman" w:hAnsi="Times New Roman" w:cs="Times New Roman"/>
          <w:color w:val="000000" w:themeColor="text1"/>
        </w:rPr>
        <w:t xml:space="preserve">Barbosa-Morais N. L., M. Irimia, Q. Pan, H. Y. Xiong, and S. Gueroussov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2012 The evolutionary landscape of alternative splicing in vertebrate species. Science 338: 1587–1593.</w:t>
      </w:r>
    </w:p>
    <w:p w:rsidR="006759ED" w:rsidRPr="002A3678" w:rsidRDefault="00743631">
      <w:pPr>
        <w:pStyle w:val="Bibliography"/>
        <w:rPr>
          <w:rFonts w:ascii="Times New Roman" w:hAnsi="Times New Roman" w:cs="Times New Roman"/>
          <w:color w:val="000000" w:themeColor="text1"/>
        </w:rPr>
      </w:pPr>
      <w:bookmarkStart w:id="191" w:name="ref-Barrett2012"/>
      <w:bookmarkEnd w:id="190"/>
      <w:r w:rsidRPr="002A3678">
        <w:rPr>
          <w:rFonts w:ascii="Times New Roman" w:hAnsi="Times New Roman" w:cs="Times New Roman"/>
          <w:color w:val="000000" w:themeColor="text1"/>
        </w:rPr>
        <w:t xml:space="preserve">Barrett T., S. E. Wilhite, P. Ledoux, C. Evangelista, and I. F. Kim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2012 NCBI geo: Archive for functional genomics data sets—update. Nucleic acids research 41: D991–D995.</w:t>
      </w:r>
    </w:p>
    <w:p w:rsidR="006759ED" w:rsidRPr="002A3678" w:rsidRDefault="00743631">
      <w:pPr>
        <w:pStyle w:val="Bibliography"/>
        <w:rPr>
          <w:rFonts w:ascii="Times New Roman" w:hAnsi="Times New Roman" w:cs="Times New Roman"/>
          <w:color w:val="000000" w:themeColor="text1"/>
        </w:rPr>
      </w:pPr>
      <w:bookmarkStart w:id="192" w:name="ref-Baudat2000"/>
      <w:bookmarkEnd w:id="191"/>
      <w:r w:rsidRPr="002A3678">
        <w:rPr>
          <w:rFonts w:ascii="Times New Roman" w:hAnsi="Times New Roman" w:cs="Times New Roman"/>
          <w:color w:val="000000" w:themeColor="text1"/>
        </w:rPr>
        <w:t>Baudat F., K. Manova, J. P. Yuen, M. Jasin, and S. Keeney, 2000 Chromosome synapsis defects and sexually dimorphic meiotic progression in mice lacking spo11. Molecular cell 6: 989–998.</w:t>
      </w:r>
    </w:p>
    <w:p w:rsidR="006759ED" w:rsidRPr="002A3678" w:rsidRDefault="00743631">
      <w:pPr>
        <w:pStyle w:val="Bibliography"/>
        <w:rPr>
          <w:rFonts w:ascii="Times New Roman" w:hAnsi="Times New Roman" w:cs="Times New Roman"/>
          <w:color w:val="000000" w:themeColor="text1"/>
        </w:rPr>
      </w:pPr>
      <w:bookmarkStart w:id="193" w:name="ref-Baudat2007"/>
      <w:bookmarkEnd w:id="192"/>
      <w:r w:rsidRPr="002A3678">
        <w:rPr>
          <w:rFonts w:ascii="Times New Roman" w:hAnsi="Times New Roman" w:cs="Times New Roman"/>
          <w:color w:val="000000" w:themeColor="text1"/>
        </w:rPr>
        <w:t>Baudat F., and B. de Massy, 2007 Regulating double-stranded dna break repair towards crossover or non-crossover during mammalian meiosis. Chromosome research 15: 565–577.</w:t>
      </w:r>
    </w:p>
    <w:p w:rsidR="006759ED" w:rsidRPr="002A3678" w:rsidRDefault="00743631">
      <w:pPr>
        <w:pStyle w:val="Bibliography"/>
        <w:rPr>
          <w:rFonts w:ascii="Times New Roman" w:hAnsi="Times New Roman" w:cs="Times New Roman"/>
          <w:color w:val="000000" w:themeColor="text1"/>
        </w:rPr>
      </w:pPr>
      <w:bookmarkStart w:id="194" w:name="ref-Begun1992"/>
      <w:bookmarkEnd w:id="193"/>
      <w:r w:rsidRPr="002A3678">
        <w:rPr>
          <w:rFonts w:ascii="Times New Roman" w:hAnsi="Times New Roman" w:cs="Times New Roman"/>
          <w:color w:val="000000" w:themeColor="text1"/>
        </w:rPr>
        <w:t>Begun D. J., and C. F. Aquadro, 1992 Levels of naturally occurring dna polymorphism correlate with recombination rates in d. Melanogaster. Nature 356: 519.</w:t>
      </w:r>
    </w:p>
    <w:p w:rsidR="006759ED" w:rsidRPr="002A3678" w:rsidRDefault="00743631">
      <w:pPr>
        <w:pStyle w:val="Bibliography"/>
        <w:rPr>
          <w:rFonts w:ascii="Times New Roman" w:hAnsi="Times New Roman" w:cs="Times New Roman"/>
          <w:color w:val="000000" w:themeColor="text1"/>
        </w:rPr>
      </w:pPr>
      <w:bookmarkStart w:id="195" w:name="ref-Bergerat1997"/>
      <w:bookmarkEnd w:id="194"/>
      <w:r w:rsidRPr="002A3678">
        <w:rPr>
          <w:rFonts w:ascii="Times New Roman" w:hAnsi="Times New Roman" w:cs="Times New Roman"/>
          <w:color w:val="000000" w:themeColor="text1"/>
        </w:rPr>
        <w:t xml:space="preserve">Bergerat A., B. de Massy, D. Gadelle, P.-C. Varoutas, and A. Nicolas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1997 An atypical topoisomerase ii from archaea with implications for meiotic recombination. Nature 386: 414.</w:t>
      </w:r>
    </w:p>
    <w:p w:rsidR="006759ED" w:rsidRPr="002A3678" w:rsidRDefault="00743631">
      <w:pPr>
        <w:pStyle w:val="Bibliography"/>
        <w:rPr>
          <w:rFonts w:ascii="Times New Roman" w:hAnsi="Times New Roman" w:cs="Times New Roman"/>
          <w:color w:val="000000" w:themeColor="text1"/>
        </w:rPr>
      </w:pPr>
      <w:bookmarkStart w:id="196" w:name="ref-Besenbacher2016"/>
      <w:bookmarkEnd w:id="195"/>
      <w:r w:rsidRPr="002A3678">
        <w:rPr>
          <w:rFonts w:ascii="Times New Roman" w:hAnsi="Times New Roman" w:cs="Times New Roman"/>
          <w:color w:val="000000" w:themeColor="text1"/>
        </w:rPr>
        <w:t xml:space="preserve">Besenbacher S., P. Sulem, A. Helgason, H. Helgason, and H. Kristjansson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2016 Multi-nucleotide de novo mutations in humans. PLoS genetics 12: e1006315.</w:t>
      </w:r>
    </w:p>
    <w:p w:rsidR="006759ED" w:rsidRPr="002A3678" w:rsidRDefault="00743631">
      <w:pPr>
        <w:pStyle w:val="Bibliography"/>
        <w:rPr>
          <w:rFonts w:ascii="Times New Roman" w:hAnsi="Times New Roman" w:cs="Times New Roman"/>
          <w:color w:val="000000" w:themeColor="text1"/>
        </w:rPr>
      </w:pPr>
      <w:bookmarkStart w:id="197" w:name="ref-Bisig2012"/>
      <w:bookmarkEnd w:id="196"/>
      <w:r w:rsidRPr="002A3678">
        <w:rPr>
          <w:rFonts w:ascii="Times New Roman" w:hAnsi="Times New Roman" w:cs="Times New Roman"/>
          <w:color w:val="000000" w:themeColor="text1"/>
        </w:rPr>
        <w:t xml:space="preserve">Bisig C. G., M. F. Guiraldelli, A. Kouznetsova, H. Scherthan, and C. Höög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2012 Synaptonemal complex components persist at centromeres and are required for homologous centromere pairing in mouse spermatocytes. PLoS genetics 8: e1002701.</w:t>
      </w:r>
    </w:p>
    <w:p w:rsidR="006759ED" w:rsidRPr="002A3678" w:rsidRDefault="00743631">
      <w:pPr>
        <w:pStyle w:val="Bibliography"/>
        <w:rPr>
          <w:rFonts w:ascii="Times New Roman" w:hAnsi="Times New Roman" w:cs="Times New Roman"/>
          <w:color w:val="000000" w:themeColor="text1"/>
        </w:rPr>
      </w:pPr>
      <w:bookmarkStart w:id="198" w:name="ref-Bolcun-Filas2012"/>
      <w:bookmarkEnd w:id="197"/>
      <w:r w:rsidRPr="002A3678">
        <w:rPr>
          <w:rFonts w:ascii="Times New Roman" w:hAnsi="Times New Roman" w:cs="Times New Roman"/>
          <w:color w:val="000000" w:themeColor="text1"/>
        </w:rPr>
        <w:t>Bolcun-Filas E., and J. C. Schimenti, 2012 Genetics of meiosis and recombination in mice. International review of cell and molecular biology 298: 179–227.</w:t>
      </w:r>
    </w:p>
    <w:p w:rsidR="006759ED" w:rsidRPr="002A3678" w:rsidRDefault="00743631">
      <w:pPr>
        <w:pStyle w:val="Bibliography"/>
        <w:rPr>
          <w:rFonts w:ascii="Times New Roman" w:hAnsi="Times New Roman" w:cs="Times New Roman"/>
          <w:color w:val="000000" w:themeColor="text1"/>
        </w:rPr>
      </w:pPr>
      <w:bookmarkStart w:id="199" w:name="ref-Brand2018"/>
      <w:bookmarkEnd w:id="198"/>
      <w:r w:rsidRPr="002A3678">
        <w:rPr>
          <w:rFonts w:ascii="Times New Roman" w:hAnsi="Times New Roman" w:cs="Times New Roman"/>
          <w:color w:val="000000" w:themeColor="text1"/>
        </w:rPr>
        <w:t>Brand C. L., M. V. Cattani, S. B. Kingan, E. L. Landeen, and D. C. Presgraves, 2018 Molecular evolution at a meiosis gene mediates species differences in the rate and patterning of recombination. Current Biology 28: 1289–1295.</w:t>
      </w:r>
    </w:p>
    <w:p w:rsidR="006759ED" w:rsidRPr="002A3678" w:rsidRDefault="00743631">
      <w:pPr>
        <w:pStyle w:val="Bibliography"/>
        <w:rPr>
          <w:rFonts w:ascii="Times New Roman" w:hAnsi="Times New Roman" w:cs="Times New Roman"/>
          <w:color w:val="000000" w:themeColor="text1"/>
        </w:rPr>
      </w:pPr>
      <w:bookmarkStart w:id="200" w:name="ref-Broman1998"/>
      <w:bookmarkEnd w:id="199"/>
      <w:r w:rsidRPr="002A3678">
        <w:rPr>
          <w:rFonts w:ascii="Times New Roman" w:hAnsi="Times New Roman" w:cs="Times New Roman"/>
          <w:color w:val="000000" w:themeColor="text1"/>
        </w:rPr>
        <w:t>Broman K. W., J. C. Murray, V. C. Sheffield, R. L. White, and J. L. Weber, 1998 Comprehensive human genetic maps: Individual and sex-specific variation in recombination. The American Journal of Human Genetics 63: 861–869.</w:t>
      </w:r>
    </w:p>
    <w:p w:rsidR="006759ED" w:rsidRPr="002A3678" w:rsidRDefault="00743631">
      <w:pPr>
        <w:pStyle w:val="Bibliography"/>
        <w:rPr>
          <w:rFonts w:ascii="Times New Roman" w:hAnsi="Times New Roman" w:cs="Times New Roman"/>
          <w:color w:val="000000" w:themeColor="text1"/>
        </w:rPr>
      </w:pPr>
      <w:bookmarkStart w:id="201" w:name="ref-Brown2014"/>
      <w:bookmarkEnd w:id="200"/>
      <w:r w:rsidRPr="002A3678">
        <w:rPr>
          <w:rFonts w:ascii="Times New Roman" w:hAnsi="Times New Roman" w:cs="Times New Roman"/>
          <w:color w:val="000000" w:themeColor="text1"/>
        </w:rPr>
        <w:t>Brown M. S., and D. K. Bishop, 2014 DNA strand exchange and reca homologs in meiosis. Cold Spring Harbor perspectives in biology a016659.</w:t>
      </w:r>
    </w:p>
    <w:p w:rsidR="006759ED" w:rsidRPr="002A3678" w:rsidRDefault="00743631">
      <w:pPr>
        <w:pStyle w:val="Bibliography"/>
        <w:rPr>
          <w:rFonts w:ascii="Times New Roman" w:hAnsi="Times New Roman" w:cs="Times New Roman"/>
          <w:color w:val="000000" w:themeColor="text1"/>
        </w:rPr>
      </w:pPr>
      <w:bookmarkStart w:id="202" w:name="ref-Burt1987"/>
      <w:bookmarkEnd w:id="201"/>
      <w:r w:rsidRPr="002A3678">
        <w:rPr>
          <w:rFonts w:ascii="Times New Roman" w:hAnsi="Times New Roman" w:cs="Times New Roman"/>
          <w:color w:val="000000" w:themeColor="text1"/>
        </w:rPr>
        <w:t>Burt A., and G. Bell, 1987 Red queen versus tangled bank models. Nature 330: 118.</w:t>
      </w:r>
    </w:p>
    <w:p w:rsidR="006759ED" w:rsidRPr="002A3678" w:rsidRDefault="00743631">
      <w:pPr>
        <w:pStyle w:val="Bibliography"/>
        <w:rPr>
          <w:rFonts w:ascii="Times New Roman" w:hAnsi="Times New Roman" w:cs="Times New Roman"/>
          <w:color w:val="000000" w:themeColor="text1"/>
        </w:rPr>
      </w:pPr>
      <w:bookmarkStart w:id="203" w:name="ref-Charlesworth1993"/>
      <w:bookmarkEnd w:id="202"/>
      <w:r w:rsidRPr="002A3678">
        <w:rPr>
          <w:rFonts w:ascii="Times New Roman" w:hAnsi="Times New Roman" w:cs="Times New Roman"/>
          <w:color w:val="000000" w:themeColor="text1"/>
        </w:rPr>
        <w:lastRenderedPageBreak/>
        <w:t>Charlesworth B., M. Morgan, and D. Charlesworth, 1993 The effect of deleterious mutations on neutral molecular variation. Genetics 134: 1289–1303.</w:t>
      </w:r>
    </w:p>
    <w:p w:rsidR="006759ED" w:rsidRPr="002A3678" w:rsidRDefault="00743631">
      <w:pPr>
        <w:pStyle w:val="Bibliography"/>
        <w:rPr>
          <w:rFonts w:ascii="Times New Roman" w:hAnsi="Times New Roman" w:cs="Times New Roman"/>
          <w:color w:val="000000" w:themeColor="text1"/>
        </w:rPr>
      </w:pPr>
      <w:bookmarkStart w:id="204" w:name="ref-Charlesworth1994B"/>
      <w:bookmarkEnd w:id="203"/>
      <w:r w:rsidRPr="002A3678">
        <w:rPr>
          <w:rFonts w:ascii="Times New Roman" w:hAnsi="Times New Roman" w:cs="Times New Roman"/>
          <w:color w:val="000000" w:themeColor="text1"/>
        </w:rPr>
        <w:t>Charlesworth B., 1994 The effect of background selection against deleterious mutations on weakly selected, linked variants. Genetics Research 63: 213–227.</w:t>
      </w:r>
    </w:p>
    <w:p w:rsidR="006759ED" w:rsidRPr="002A3678" w:rsidRDefault="00743631">
      <w:pPr>
        <w:pStyle w:val="Bibliography"/>
        <w:rPr>
          <w:rFonts w:ascii="Times New Roman" w:hAnsi="Times New Roman" w:cs="Times New Roman"/>
          <w:color w:val="000000" w:themeColor="text1"/>
        </w:rPr>
      </w:pPr>
      <w:bookmarkStart w:id="205" w:name="ref-Charlesworth1994"/>
      <w:bookmarkEnd w:id="204"/>
      <w:r w:rsidRPr="002A3678">
        <w:rPr>
          <w:rFonts w:ascii="Times New Roman" w:hAnsi="Times New Roman" w:cs="Times New Roman"/>
          <w:color w:val="000000" w:themeColor="text1"/>
        </w:rPr>
        <w:t>Charlesworth B., P. Jarne, and S. Assimacopoulos, 1994 The distribution of transposable elements within and between chromosomes in a population of drosophila melanogaster. III. Element abundances in heterochromatin. Genetics Research 64: 183–197.</w:t>
      </w:r>
    </w:p>
    <w:p w:rsidR="006759ED" w:rsidRPr="002A3678" w:rsidRDefault="00743631">
      <w:pPr>
        <w:pStyle w:val="Bibliography"/>
        <w:rPr>
          <w:rFonts w:ascii="Times New Roman" w:hAnsi="Times New Roman" w:cs="Times New Roman"/>
          <w:color w:val="000000" w:themeColor="text1"/>
        </w:rPr>
      </w:pPr>
      <w:bookmarkStart w:id="206" w:name="ref-Chen2017"/>
      <w:bookmarkEnd w:id="205"/>
      <w:r w:rsidRPr="002A3678">
        <w:rPr>
          <w:rFonts w:ascii="Times New Roman" w:hAnsi="Times New Roman" w:cs="Times New Roman"/>
          <w:color w:val="000000" w:themeColor="text1"/>
        </w:rPr>
        <w:t>Chen M.-Y., D. Liang, and P. Zhang, 2017 Phylogenomic resolution of the phylogeny of laurasiatherian mammals: Exploring phylogenetic signals within coding and noncoding sequences. Genome biology and evolution 9: 1998–2012.</w:t>
      </w:r>
    </w:p>
    <w:p w:rsidR="006759ED" w:rsidRPr="002A3678" w:rsidRDefault="00743631">
      <w:pPr>
        <w:pStyle w:val="Bibliography"/>
        <w:rPr>
          <w:rFonts w:ascii="Times New Roman" w:hAnsi="Times New Roman" w:cs="Times New Roman"/>
          <w:color w:val="000000" w:themeColor="text1"/>
        </w:rPr>
      </w:pPr>
      <w:bookmarkStart w:id="207" w:name="ref-Chowdhury2009"/>
      <w:bookmarkEnd w:id="206"/>
      <w:r w:rsidRPr="002A3678">
        <w:rPr>
          <w:rFonts w:ascii="Times New Roman" w:hAnsi="Times New Roman" w:cs="Times New Roman"/>
          <w:color w:val="000000" w:themeColor="text1"/>
        </w:rPr>
        <w:t>Chowdhury R., P. R. Bois, E. Feingold, S. L. Sherman, and V. G. Cheung, 2009 Genetic analysis of variation in human meiotic recombination. PLoS genetics 5: e1000648.</w:t>
      </w:r>
    </w:p>
    <w:p w:rsidR="006759ED" w:rsidRPr="002A3678" w:rsidRDefault="00743631">
      <w:pPr>
        <w:pStyle w:val="Bibliography"/>
        <w:rPr>
          <w:rFonts w:ascii="Times New Roman" w:hAnsi="Times New Roman" w:cs="Times New Roman"/>
          <w:color w:val="000000" w:themeColor="text1"/>
        </w:rPr>
      </w:pPr>
      <w:bookmarkStart w:id="208" w:name="ref-Clark2009"/>
      <w:bookmarkEnd w:id="207"/>
      <w:r w:rsidRPr="002A3678">
        <w:rPr>
          <w:rFonts w:ascii="Times New Roman" w:hAnsi="Times New Roman" w:cs="Times New Roman"/>
          <w:color w:val="000000" w:themeColor="text1"/>
        </w:rPr>
        <w:t xml:space="preserve">Clark N. L., J. Gasper, M. Sekino, S. A. Springer, and C. F. Aquadro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2009 Coevolution of interacting fertilization proteins. PLoS genetics 5: e1000570.</w:t>
      </w:r>
    </w:p>
    <w:p w:rsidR="006759ED" w:rsidRPr="002A3678" w:rsidRDefault="00743631">
      <w:pPr>
        <w:pStyle w:val="Bibliography"/>
        <w:rPr>
          <w:rFonts w:ascii="Times New Roman" w:hAnsi="Times New Roman" w:cs="Times New Roman"/>
          <w:color w:val="000000" w:themeColor="text1"/>
        </w:rPr>
      </w:pPr>
      <w:bookmarkStart w:id="209" w:name="ref-Clark2012"/>
      <w:bookmarkEnd w:id="208"/>
      <w:r w:rsidRPr="002A3678">
        <w:rPr>
          <w:rFonts w:ascii="Times New Roman" w:hAnsi="Times New Roman" w:cs="Times New Roman"/>
          <w:color w:val="000000" w:themeColor="text1"/>
        </w:rPr>
        <w:t>Clark N. L., E. Alani, and C. F. Aquadro, 2012 Evolutionary rate covariation reveals shared functionality and coexpression of genes. Genome research.</w:t>
      </w:r>
    </w:p>
    <w:p w:rsidR="006759ED" w:rsidRPr="002A3678" w:rsidRDefault="00743631">
      <w:pPr>
        <w:pStyle w:val="Bibliography"/>
        <w:rPr>
          <w:rFonts w:ascii="Times New Roman" w:hAnsi="Times New Roman" w:cs="Times New Roman"/>
          <w:color w:val="000000" w:themeColor="text1"/>
        </w:rPr>
      </w:pPr>
      <w:bookmarkStart w:id="210" w:name="ref-Clark2013"/>
      <w:bookmarkEnd w:id="209"/>
      <w:r w:rsidRPr="002A3678">
        <w:rPr>
          <w:rFonts w:ascii="Times New Roman" w:hAnsi="Times New Roman" w:cs="Times New Roman"/>
          <w:color w:val="000000" w:themeColor="text1"/>
        </w:rPr>
        <w:t>Clark N. L., E. Alani, and C. F. Aquadro, 2013 Evolutionary rate covariation in meiotic proteins results from fluctuating evolutionary pressure in yeasts and mammals. Genetics 193: 529–538.</w:t>
      </w:r>
    </w:p>
    <w:p w:rsidR="006759ED" w:rsidRPr="002A3678" w:rsidRDefault="00743631">
      <w:pPr>
        <w:pStyle w:val="Bibliography"/>
        <w:rPr>
          <w:rFonts w:ascii="Times New Roman" w:hAnsi="Times New Roman" w:cs="Times New Roman"/>
          <w:color w:val="000000" w:themeColor="text1"/>
        </w:rPr>
      </w:pPr>
      <w:bookmarkStart w:id="211" w:name="ref-Cloud2012"/>
      <w:bookmarkEnd w:id="210"/>
      <w:r w:rsidRPr="002A3678">
        <w:rPr>
          <w:rFonts w:ascii="Times New Roman" w:hAnsi="Times New Roman" w:cs="Times New Roman"/>
          <w:color w:val="000000" w:themeColor="text1"/>
        </w:rPr>
        <w:t>Cloud V., Y.-L. Chan, J. Grubb, B. Budke, and D. K. Bishop, 2012 Rad51 is an accessory factor for dmc1-mediated joint molecule formation during meiosis. Science 337: 1222–1225.</w:t>
      </w:r>
    </w:p>
    <w:p w:rsidR="006759ED" w:rsidRPr="002A3678" w:rsidRDefault="00743631">
      <w:pPr>
        <w:pStyle w:val="Bibliography"/>
        <w:rPr>
          <w:rFonts w:ascii="Times New Roman" w:hAnsi="Times New Roman" w:cs="Times New Roman"/>
          <w:color w:val="000000" w:themeColor="text1"/>
        </w:rPr>
      </w:pPr>
      <w:bookmarkStart w:id="212" w:name="ref-Comeron1999"/>
      <w:bookmarkEnd w:id="211"/>
      <w:r w:rsidRPr="002A3678">
        <w:rPr>
          <w:rFonts w:ascii="Times New Roman" w:hAnsi="Times New Roman" w:cs="Times New Roman"/>
          <w:color w:val="000000" w:themeColor="text1"/>
        </w:rPr>
        <w:t>Comeron J. M., M. Kreitman, and M. Aguadé, 1999 Natural selection on synonymous sites is correlated with gene length and recombination in drosophila. Genetics 151: 239–249.</w:t>
      </w:r>
    </w:p>
    <w:p w:rsidR="006759ED" w:rsidRPr="002A3678" w:rsidRDefault="00743631">
      <w:pPr>
        <w:pStyle w:val="Bibliography"/>
        <w:rPr>
          <w:rFonts w:ascii="Times New Roman" w:hAnsi="Times New Roman" w:cs="Times New Roman"/>
          <w:color w:val="000000" w:themeColor="text1"/>
        </w:rPr>
      </w:pPr>
      <w:bookmarkStart w:id="213" w:name="ref-Comeron2012"/>
      <w:bookmarkEnd w:id="212"/>
      <w:r w:rsidRPr="002A3678">
        <w:rPr>
          <w:rFonts w:ascii="Times New Roman" w:hAnsi="Times New Roman" w:cs="Times New Roman"/>
          <w:color w:val="000000" w:themeColor="text1"/>
        </w:rPr>
        <w:t>Comeron J. M., R. Ratnappan, and S. Bailin, 2012 The many landscapes of recombination in drosophila melanogaster. PLoS genetics 8: e1002905.</w:t>
      </w:r>
    </w:p>
    <w:p w:rsidR="006759ED" w:rsidRPr="002A3678" w:rsidRDefault="00743631">
      <w:pPr>
        <w:pStyle w:val="Bibliography"/>
        <w:rPr>
          <w:rFonts w:ascii="Times New Roman" w:hAnsi="Times New Roman" w:cs="Times New Roman"/>
          <w:color w:val="000000" w:themeColor="text1"/>
        </w:rPr>
      </w:pPr>
      <w:bookmarkStart w:id="214" w:name="ref-Coop2007"/>
      <w:bookmarkEnd w:id="213"/>
      <w:r w:rsidRPr="002A3678">
        <w:rPr>
          <w:rFonts w:ascii="Times New Roman" w:hAnsi="Times New Roman" w:cs="Times New Roman"/>
          <w:color w:val="000000" w:themeColor="text1"/>
        </w:rPr>
        <w:t>Coop G., and M. Przeworski, 2007 An evolutionary view of human recombination. Nature Reviews Genetics 8: 23.</w:t>
      </w:r>
    </w:p>
    <w:p w:rsidR="006759ED" w:rsidRPr="002A3678" w:rsidRDefault="00743631">
      <w:pPr>
        <w:pStyle w:val="Bibliography"/>
        <w:rPr>
          <w:rFonts w:ascii="Times New Roman" w:hAnsi="Times New Roman" w:cs="Times New Roman"/>
          <w:color w:val="000000" w:themeColor="text1"/>
        </w:rPr>
      </w:pPr>
      <w:bookmarkStart w:id="215" w:name="ref-Costa2005"/>
      <w:bookmarkEnd w:id="214"/>
      <w:r w:rsidRPr="002A3678">
        <w:rPr>
          <w:rFonts w:ascii="Times New Roman" w:hAnsi="Times New Roman" w:cs="Times New Roman"/>
          <w:color w:val="000000" w:themeColor="text1"/>
        </w:rPr>
        <w:t xml:space="preserve">Costa Y., R. Speed, R. Öllinger, M. Alsheimer, and C. A. Semple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2005 Two novel proteins recruited by synaptonemal complex protein 1 (sycp1) are at the centre of meiosis. Journal of cell science 118: 2755–2762.</w:t>
      </w:r>
    </w:p>
    <w:p w:rsidR="006759ED" w:rsidRPr="002A3678" w:rsidRDefault="00743631">
      <w:pPr>
        <w:pStyle w:val="Bibliography"/>
        <w:rPr>
          <w:rFonts w:ascii="Times New Roman" w:hAnsi="Times New Roman" w:cs="Times New Roman"/>
          <w:color w:val="000000" w:themeColor="text1"/>
        </w:rPr>
      </w:pPr>
      <w:bookmarkStart w:id="216" w:name="ref-Dapper2016"/>
      <w:bookmarkEnd w:id="215"/>
      <w:r w:rsidRPr="002A3678">
        <w:rPr>
          <w:rFonts w:ascii="Times New Roman" w:hAnsi="Times New Roman" w:cs="Times New Roman"/>
          <w:color w:val="000000" w:themeColor="text1"/>
        </w:rPr>
        <w:t>Dapper A. L., and M. J. Wade, 2016 The evolution of sperm competition genes: The effect of mating system on levels of genetic variation within and between species. Evolution 70: 502–511.</w:t>
      </w:r>
    </w:p>
    <w:p w:rsidR="006759ED" w:rsidRPr="002A3678" w:rsidRDefault="00743631">
      <w:pPr>
        <w:pStyle w:val="Bibliography"/>
        <w:rPr>
          <w:rFonts w:ascii="Times New Roman" w:hAnsi="Times New Roman" w:cs="Times New Roman"/>
          <w:color w:val="000000" w:themeColor="text1"/>
        </w:rPr>
      </w:pPr>
      <w:bookmarkStart w:id="217" w:name="ref-Dapper2017"/>
      <w:bookmarkEnd w:id="216"/>
      <w:r w:rsidRPr="002A3678">
        <w:rPr>
          <w:rFonts w:ascii="Times New Roman" w:hAnsi="Times New Roman" w:cs="Times New Roman"/>
          <w:color w:val="000000" w:themeColor="text1"/>
        </w:rPr>
        <w:t>Dapper A. L., and B. A. Payseur, 2017 Connecting theory and data to understand recombination rate evolution. Phil. Trans. R. Soc. B 372: 20160469.</w:t>
      </w:r>
    </w:p>
    <w:p w:rsidR="006759ED" w:rsidRPr="002A3678" w:rsidRDefault="00743631">
      <w:pPr>
        <w:pStyle w:val="Bibliography"/>
        <w:rPr>
          <w:rFonts w:ascii="Times New Roman" w:hAnsi="Times New Roman" w:cs="Times New Roman"/>
          <w:color w:val="000000" w:themeColor="text1"/>
        </w:rPr>
      </w:pPr>
      <w:bookmarkStart w:id="218" w:name="ref-Dong2003"/>
      <w:bookmarkEnd w:id="217"/>
      <w:r w:rsidRPr="002A3678">
        <w:rPr>
          <w:rFonts w:ascii="Times New Roman" w:hAnsi="Times New Roman" w:cs="Times New Roman"/>
          <w:color w:val="000000" w:themeColor="text1"/>
        </w:rPr>
        <w:t xml:space="preserve">Dong Y., M.-A. Hakimi, X. Chen, E. Kumaraswamy, and N. S. Cooch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2003 Regulation of brcc, a holoenzyme complex containing brca1 and brca2, by a signalosome-like subunit and its role in dna repair. Molecular cell 12: 1087–1099.</w:t>
      </w:r>
    </w:p>
    <w:p w:rsidR="006759ED" w:rsidRPr="002A3678" w:rsidRDefault="00743631">
      <w:pPr>
        <w:pStyle w:val="Bibliography"/>
        <w:rPr>
          <w:rFonts w:ascii="Times New Roman" w:hAnsi="Times New Roman" w:cs="Times New Roman"/>
          <w:color w:val="000000" w:themeColor="text1"/>
        </w:rPr>
      </w:pPr>
      <w:bookmarkStart w:id="219" w:name="ref-Dumont2010"/>
      <w:bookmarkEnd w:id="218"/>
      <w:r w:rsidRPr="002A3678">
        <w:rPr>
          <w:rFonts w:ascii="Times New Roman" w:hAnsi="Times New Roman" w:cs="Times New Roman"/>
          <w:color w:val="000000" w:themeColor="text1"/>
        </w:rPr>
        <w:lastRenderedPageBreak/>
        <w:t>Dumont B. L., and B. A. Payseur, 2010 Evolution of the genomic recombination rate in murid rodents. Genetics.</w:t>
      </w:r>
    </w:p>
    <w:p w:rsidR="006759ED" w:rsidRPr="002A3678" w:rsidRDefault="00743631">
      <w:pPr>
        <w:pStyle w:val="Bibliography"/>
        <w:rPr>
          <w:rFonts w:ascii="Times New Roman" w:hAnsi="Times New Roman" w:cs="Times New Roman"/>
          <w:color w:val="000000" w:themeColor="text1"/>
        </w:rPr>
      </w:pPr>
      <w:bookmarkStart w:id="220" w:name="ref-Dumont2011B"/>
      <w:bookmarkEnd w:id="219"/>
      <w:r w:rsidRPr="002A3678">
        <w:rPr>
          <w:rFonts w:ascii="Times New Roman" w:hAnsi="Times New Roman" w:cs="Times New Roman"/>
          <w:color w:val="000000" w:themeColor="text1"/>
        </w:rPr>
        <w:t>Dumont B. L., M. A. White, B. Steffy, T. Wiltshire, and B. A. Payseur, 2011 Extensive recombination rate variation in the house mouse species complex inferred from genetic linkage maps. Genome research 21: 114–125.</w:t>
      </w:r>
    </w:p>
    <w:p w:rsidR="006759ED" w:rsidRPr="002A3678" w:rsidRDefault="00743631">
      <w:pPr>
        <w:pStyle w:val="Bibliography"/>
        <w:rPr>
          <w:rFonts w:ascii="Times New Roman" w:hAnsi="Times New Roman" w:cs="Times New Roman"/>
          <w:color w:val="000000" w:themeColor="text1"/>
        </w:rPr>
      </w:pPr>
      <w:bookmarkStart w:id="221" w:name="ref-Duret1999"/>
      <w:bookmarkEnd w:id="220"/>
      <w:r w:rsidRPr="002A3678">
        <w:rPr>
          <w:rFonts w:ascii="Times New Roman" w:hAnsi="Times New Roman" w:cs="Times New Roman"/>
          <w:color w:val="000000" w:themeColor="text1"/>
        </w:rPr>
        <w:t>Duret L., and D. Mouchiroud, 1999 Expression pattern and, surprisingly, gene length shape codon usage in caenorhabditis, drosophila, and arabidopsis. Proceedings of the National Academy of Sciences 96: 4482–4487.</w:t>
      </w:r>
    </w:p>
    <w:p w:rsidR="006759ED" w:rsidRPr="002A3678" w:rsidRDefault="00743631">
      <w:pPr>
        <w:pStyle w:val="Bibliography"/>
        <w:rPr>
          <w:rFonts w:ascii="Times New Roman" w:hAnsi="Times New Roman" w:cs="Times New Roman"/>
          <w:color w:val="000000" w:themeColor="text1"/>
        </w:rPr>
      </w:pPr>
      <w:bookmarkStart w:id="222" w:name="ref-Duret2008"/>
      <w:bookmarkEnd w:id="221"/>
      <w:r w:rsidRPr="002A3678">
        <w:rPr>
          <w:rFonts w:ascii="Times New Roman" w:hAnsi="Times New Roman" w:cs="Times New Roman"/>
          <w:color w:val="000000" w:themeColor="text1"/>
        </w:rPr>
        <w:t>Duret L., and P. F. Arndt, 2008 The impact of recombination on nucleotide substitutions in the human genome. PLoS genetics 4: e1000071.</w:t>
      </w:r>
    </w:p>
    <w:p w:rsidR="006759ED" w:rsidRPr="002A3678" w:rsidRDefault="00743631">
      <w:pPr>
        <w:pStyle w:val="Bibliography"/>
        <w:rPr>
          <w:rFonts w:ascii="Times New Roman" w:hAnsi="Times New Roman" w:cs="Times New Roman"/>
          <w:color w:val="000000" w:themeColor="text1"/>
        </w:rPr>
      </w:pPr>
      <w:bookmarkStart w:id="223" w:name="ref-Edelmann1996"/>
      <w:bookmarkEnd w:id="222"/>
      <w:r w:rsidRPr="002A3678">
        <w:rPr>
          <w:rFonts w:ascii="Times New Roman" w:hAnsi="Times New Roman" w:cs="Times New Roman"/>
          <w:color w:val="000000" w:themeColor="text1"/>
        </w:rPr>
        <w:t xml:space="preserve">Edelmann W., P. E. Cohen, M. Kane, K. Lau, and B. Morrow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1996 Meiotic pachytene arrest in mlh1-deficient mice. Cell 85: 1125–1134.</w:t>
      </w:r>
    </w:p>
    <w:p w:rsidR="006759ED" w:rsidRPr="002A3678" w:rsidRDefault="00743631">
      <w:pPr>
        <w:pStyle w:val="Bibliography"/>
        <w:rPr>
          <w:rFonts w:ascii="Times New Roman" w:hAnsi="Times New Roman" w:cs="Times New Roman"/>
          <w:color w:val="000000" w:themeColor="text1"/>
        </w:rPr>
      </w:pPr>
      <w:bookmarkStart w:id="224" w:name="ref-Edgar2004"/>
      <w:bookmarkEnd w:id="223"/>
      <w:r w:rsidRPr="002A3678">
        <w:rPr>
          <w:rFonts w:ascii="Times New Roman" w:hAnsi="Times New Roman" w:cs="Times New Roman"/>
          <w:color w:val="000000" w:themeColor="text1"/>
        </w:rPr>
        <w:t>Edgar R. C., 2004 MUSCLE: Multiple sequence alignment with high accuracy and high throughput. Nucleic acids research 32: 1792–1797.</w:t>
      </w:r>
    </w:p>
    <w:p w:rsidR="006759ED" w:rsidRPr="002A3678" w:rsidRDefault="00743631">
      <w:pPr>
        <w:pStyle w:val="Bibliography"/>
        <w:rPr>
          <w:rFonts w:ascii="Times New Roman" w:hAnsi="Times New Roman" w:cs="Times New Roman"/>
          <w:color w:val="000000" w:themeColor="text1"/>
        </w:rPr>
      </w:pPr>
      <w:bookmarkStart w:id="225" w:name="ref-Fan2013"/>
      <w:bookmarkEnd w:id="224"/>
      <w:r w:rsidRPr="002A3678">
        <w:rPr>
          <w:rFonts w:ascii="Times New Roman" w:hAnsi="Times New Roman" w:cs="Times New Roman"/>
          <w:color w:val="000000" w:themeColor="text1"/>
        </w:rPr>
        <w:t xml:space="preserve">Fan Y., Z.-Y. Huang, C.-C. Cao, C.-S. Chen, and Y.-X. Chen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2013 Genome of the chinese tree shrew. Nature communications 4: 1426.</w:t>
      </w:r>
    </w:p>
    <w:p w:rsidR="006759ED" w:rsidRPr="002A3678" w:rsidRDefault="00743631">
      <w:pPr>
        <w:pStyle w:val="Bibliography"/>
        <w:rPr>
          <w:rFonts w:ascii="Times New Roman" w:hAnsi="Times New Roman" w:cs="Times New Roman"/>
          <w:color w:val="000000" w:themeColor="text1"/>
        </w:rPr>
      </w:pPr>
      <w:bookmarkStart w:id="226" w:name="ref-Fay2001"/>
      <w:bookmarkEnd w:id="225"/>
      <w:r w:rsidRPr="002A3678">
        <w:rPr>
          <w:rFonts w:ascii="Times New Roman" w:hAnsi="Times New Roman" w:cs="Times New Roman"/>
          <w:color w:val="000000" w:themeColor="text1"/>
        </w:rPr>
        <w:t>Fay J. C., G. J. Wyckoff, and C.-I. Wu, 2001 Positive and negative selection on the human genome. Genetics 158: 1227–1234.</w:t>
      </w:r>
    </w:p>
    <w:p w:rsidR="006759ED" w:rsidRPr="002A3678" w:rsidRDefault="00743631">
      <w:pPr>
        <w:pStyle w:val="Bibliography"/>
        <w:rPr>
          <w:rFonts w:ascii="Times New Roman" w:hAnsi="Times New Roman" w:cs="Times New Roman"/>
          <w:color w:val="000000" w:themeColor="text1"/>
        </w:rPr>
      </w:pPr>
      <w:bookmarkStart w:id="227" w:name="ref-Felsenstein1974"/>
      <w:bookmarkEnd w:id="226"/>
      <w:r w:rsidRPr="002A3678">
        <w:rPr>
          <w:rFonts w:ascii="Times New Roman" w:hAnsi="Times New Roman" w:cs="Times New Roman"/>
          <w:color w:val="000000" w:themeColor="text1"/>
        </w:rPr>
        <w:t>Felsenstein J., 1974 The evolutionary advantage of recombination. Genetics 78: 737–756.</w:t>
      </w:r>
    </w:p>
    <w:p w:rsidR="006759ED" w:rsidRPr="002A3678" w:rsidRDefault="00743631">
      <w:pPr>
        <w:pStyle w:val="Bibliography"/>
        <w:rPr>
          <w:rFonts w:ascii="Times New Roman" w:hAnsi="Times New Roman" w:cs="Times New Roman"/>
          <w:color w:val="000000" w:themeColor="text1"/>
        </w:rPr>
      </w:pPr>
      <w:bookmarkStart w:id="228" w:name="ref-Finsterbusch2016"/>
      <w:bookmarkEnd w:id="227"/>
      <w:r w:rsidRPr="002A3678">
        <w:rPr>
          <w:rFonts w:ascii="Times New Roman" w:hAnsi="Times New Roman" w:cs="Times New Roman"/>
          <w:color w:val="000000" w:themeColor="text1"/>
        </w:rPr>
        <w:t xml:space="preserve">Finsterbusch F., R. Ravindranathan, I. Dereli, M. Stanzione, and D. Tränkner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2016 Alignment of homologous chromosomes and effective repair of programmed dna double-strand breaks during mouse meiosis require the minichromosome maintenance domain containing 2 (mcmdc2) protein. PLoS genetics 12: e1006393.</w:t>
      </w:r>
    </w:p>
    <w:p w:rsidR="006759ED" w:rsidRPr="002A3678" w:rsidRDefault="00743631">
      <w:pPr>
        <w:pStyle w:val="Bibliography"/>
        <w:rPr>
          <w:rFonts w:ascii="Times New Roman" w:hAnsi="Times New Roman" w:cs="Times New Roman"/>
          <w:color w:val="000000" w:themeColor="text1"/>
        </w:rPr>
      </w:pPr>
      <w:bookmarkStart w:id="229" w:name="ref-Fledel-Alon2011"/>
      <w:bookmarkEnd w:id="228"/>
      <w:r w:rsidRPr="002A3678">
        <w:rPr>
          <w:rFonts w:ascii="Times New Roman" w:hAnsi="Times New Roman" w:cs="Times New Roman"/>
          <w:color w:val="000000" w:themeColor="text1"/>
        </w:rPr>
        <w:t xml:space="preserve">Fledel-Alon A., E. M. Leffler, Y. Guan, M. Stephens, and G. Coop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2011 Variation in human recombination rates and its genetic determinants. PloS one 6: e20321.</w:t>
      </w:r>
    </w:p>
    <w:p w:rsidR="006759ED" w:rsidRPr="002A3678" w:rsidRDefault="00743631">
      <w:pPr>
        <w:pStyle w:val="Bibliography"/>
        <w:rPr>
          <w:rFonts w:ascii="Times New Roman" w:hAnsi="Times New Roman" w:cs="Times New Roman"/>
          <w:color w:val="000000" w:themeColor="text1"/>
        </w:rPr>
      </w:pPr>
      <w:bookmarkStart w:id="230" w:name="ref-Fraune2014"/>
      <w:bookmarkEnd w:id="229"/>
      <w:r w:rsidRPr="002A3678">
        <w:rPr>
          <w:rFonts w:ascii="Times New Roman" w:hAnsi="Times New Roman" w:cs="Times New Roman"/>
          <w:color w:val="000000" w:themeColor="text1"/>
        </w:rPr>
        <w:t>Fraune J., M. Alsheimer, J. Redolfi, C. Brochier-Armanet, and R. Benavente, 2014 Protein sycp2 is an ancient component of the metazoan synaptonemal complex. Cytogenetic and genome research 144: 299–305.</w:t>
      </w:r>
    </w:p>
    <w:p w:rsidR="006759ED" w:rsidRPr="002A3678" w:rsidRDefault="00743631">
      <w:pPr>
        <w:pStyle w:val="Bibliography"/>
        <w:rPr>
          <w:rFonts w:ascii="Times New Roman" w:hAnsi="Times New Roman" w:cs="Times New Roman"/>
          <w:color w:val="000000" w:themeColor="text1"/>
        </w:rPr>
      </w:pPr>
      <w:bookmarkStart w:id="231" w:name="ref-Gonen2017"/>
      <w:bookmarkEnd w:id="230"/>
      <w:r w:rsidRPr="002A3678">
        <w:rPr>
          <w:rFonts w:ascii="Times New Roman" w:hAnsi="Times New Roman" w:cs="Times New Roman"/>
          <w:color w:val="000000" w:themeColor="text1"/>
        </w:rPr>
        <w:t>Gonen S., M. Battagin, S. E. Johnston, G. Gorjanc, and J. M. Hickey, 2017 The potential of shifting recombination hotspots to increase genetic gain in livestock breeding. Genetics Selection Evolution 49: 55.</w:t>
      </w:r>
    </w:p>
    <w:p w:rsidR="006759ED" w:rsidRPr="002A3678" w:rsidRDefault="00743631">
      <w:pPr>
        <w:pStyle w:val="Bibliography"/>
        <w:rPr>
          <w:rFonts w:ascii="Times New Roman" w:hAnsi="Times New Roman" w:cs="Times New Roman"/>
          <w:color w:val="000000" w:themeColor="text1"/>
        </w:rPr>
      </w:pPr>
      <w:bookmarkStart w:id="232" w:name="ref-Grey2011"/>
      <w:bookmarkEnd w:id="231"/>
      <w:r w:rsidRPr="002A3678">
        <w:rPr>
          <w:rFonts w:ascii="Times New Roman" w:hAnsi="Times New Roman" w:cs="Times New Roman"/>
          <w:color w:val="000000" w:themeColor="text1"/>
        </w:rPr>
        <w:t xml:space="preserve">Grey C., P. Barthès, Chauveau-Le FriecG., F. Langa, and F. Baudat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2011 Mouse prdm9 dna-binding specificity determines sites of histone h3 lysine 4 trimethylation for initiation of meiotic recombination. PLoS biology 9: e1001176.</w:t>
      </w:r>
    </w:p>
    <w:p w:rsidR="006759ED" w:rsidRPr="002A3678" w:rsidRDefault="00743631">
      <w:pPr>
        <w:pStyle w:val="Bibliography"/>
        <w:rPr>
          <w:rFonts w:ascii="Times New Roman" w:hAnsi="Times New Roman" w:cs="Times New Roman"/>
          <w:color w:val="000000" w:themeColor="text1"/>
        </w:rPr>
      </w:pPr>
      <w:bookmarkStart w:id="233" w:name="ref-Grey2018"/>
      <w:bookmarkEnd w:id="232"/>
      <w:r w:rsidRPr="002A3678">
        <w:rPr>
          <w:rFonts w:ascii="Times New Roman" w:hAnsi="Times New Roman" w:cs="Times New Roman"/>
          <w:color w:val="000000" w:themeColor="text1"/>
        </w:rPr>
        <w:t>Grey C., F. Baudat, and B. de Massy, 2018 PRDM9, a driver of the genetic map. PLoS genetics 14: e1007479.</w:t>
      </w:r>
    </w:p>
    <w:p w:rsidR="006759ED" w:rsidRPr="002A3678" w:rsidRDefault="00743631">
      <w:pPr>
        <w:pStyle w:val="Bibliography"/>
        <w:rPr>
          <w:rFonts w:ascii="Times New Roman" w:hAnsi="Times New Roman" w:cs="Times New Roman"/>
          <w:color w:val="000000" w:themeColor="text1"/>
        </w:rPr>
      </w:pPr>
      <w:bookmarkStart w:id="234" w:name="ref-Guiraldelli2018"/>
      <w:bookmarkEnd w:id="233"/>
      <w:r w:rsidRPr="002A3678">
        <w:rPr>
          <w:rFonts w:ascii="Times New Roman" w:hAnsi="Times New Roman" w:cs="Times New Roman"/>
          <w:color w:val="000000" w:themeColor="text1"/>
        </w:rPr>
        <w:lastRenderedPageBreak/>
        <w:t xml:space="preserve">Guiraldelli M. F., A. Felberg, L. P. Almeida, A. Parikh, and R. O. de Castro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xml:space="preserve">, 2018 SHOC1 is </w:t>
      </w:r>
      <w:proofErr w:type="gramStart"/>
      <w:r w:rsidRPr="002A3678">
        <w:rPr>
          <w:rFonts w:ascii="Times New Roman" w:hAnsi="Times New Roman" w:cs="Times New Roman"/>
          <w:color w:val="000000" w:themeColor="text1"/>
        </w:rPr>
        <w:t>a</w:t>
      </w:r>
      <w:proofErr w:type="gramEnd"/>
      <w:r w:rsidRPr="002A3678">
        <w:rPr>
          <w:rFonts w:ascii="Times New Roman" w:hAnsi="Times New Roman" w:cs="Times New Roman"/>
          <w:color w:val="000000" w:themeColor="text1"/>
        </w:rPr>
        <w:t xml:space="preserve"> ercc4-(hhh) 2-like protein, integral to the formation of crossover recombination intermediates during mammalian meiosis. PLoS genetics 14: e1007381.</w:t>
      </w:r>
    </w:p>
    <w:p w:rsidR="006759ED" w:rsidRPr="002A3678" w:rsidRDefault="00743631">
      <w:pPr>
        <w:pStyle w:val="Bibliography"/>
        <w:rPr>
          <w:rFonts w:ascii="Times New Roman" w:hAnsi="Times New Roman" w:cs="Times New Roman"/>
          <w:color w:val="000000" w:themeColor="text1"/>
        </w:rPr>
      </w:pPr>
      <w:bookmarkStart w:id="235" w:name="ref-Hakes2007"/>
      <w:bookmarkEnd w:id="234"/>
      <w:r w:rsidRPr="002A3678">
        <w:rPr>
          <w:rFonts w:ascii="Times New Roman" w:hAnsi="Times New Roman" w:cs="Times New Roman"/>
          <w:color w:val="000000" w:themeColor="text1"/>
        </w:rPr>
        <w:t>Hakes L., S. C. Lovell, S. G. Oliver, and D. L. Robertson, 2007 Specificity in protein interactions and its relationship with sequence diversity and coevolution. Proceedings of the National Academy of Sciences 104: 7999–8004.</w:t>
      </w:r>
    </w:p>
    <w:p w:rsidR="006759ED" w:rsidRPr="002A3678" w:rsidRDefault="00743631">
      <w:pPr>
        <w:pStyle w:val="Bibliography"/>
        <w:rPr>
          <w:rFonts w:ascii="Times New Roman" w:hAnsi="Times New Roman" w:cs="Times New Roman"/>
          <w:color w:val="000000" w:themeColor="text1"/>
        </w:rPr>
      </w:pPr>
      <w:bookmarkStart w:id="236" w:name="ref-Hamer2006"/>
      <w:bookmarkEnd w:id="235"/>
      <w:r w:rsidRPr="002A3678">
        <w:rPr>
          <w:rFonts w:ascii="Times New Roman" w:hAnsi="Times New Roman" w:cs="Times New Roman"/>
          <w:color w:val="000000" w:themeColor="text1"/>
        </w:rPr>
        <w:t xml:space="preserve">Hamer G., K. Gell, A. Kouznetsova, I. Novak, and R. Benavente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2006 Characterization of a novel meiosis-specific protein within the central element of the synaptonemal complex. Journal of cell science 119: 4025–4032.</w:t>
      </w:r>
    </w:p>
    <w:p w:rsidR="006759ED" w:rsidRPr="002A3678" w:rsidRDefault="00743631">
      <w:pPr>
        <w:pStyle w:val="Bibliography"/>
        <w:rPr>
          <w:rFonts w:ascii="Times New Roman" w:hAnsi="Times New Roman" w:cs="Times New Roman"/>
          <w:color w:val="000000" w:themeColor="text1"/>
        </w:rPr>
      </w:pPr>
      <w:bookmarkStart w:id="237" w:name="ref-Hassold2001"/>
      <w:bookmarkEnd w:id="236"/>
      <w:r w:rsidRPr="002A3678">
        <w:rPr>
          <w:rFonts w:ascii="Times New Roman" w:hAnsi="Times New Roman" w:cs="Times New Roman"/>
          <w:color w:val="000000" w:themeColor="text1"/>
        </w:rPr>
        <w:t>Hassold T., and P. Hunt, 2001 To err (meiotically) is human: The genesis of human aneuploidy. Nature Reviews Genetics 2: 280.</w:t>
      </w:r>
    </w:p>
    <w:p w:rsidR="006759ED" w:rsidRPr="002A3678" w:rsidRDefault="00743631">
      <w:pPr>
        <w:pStyle w:val="Bibliography"/>
        <w:rPr>
          <w:rFonts w:ascii="Times New Roman" w:hAnsi="Times New Roman" w:cs="Times New Roman"/>
          <w:color w:val="000000" w:themeColor="text1"/>
        </w:rPr>
      </w:pPr>
      <w:bookmarkStart w:id="238" w:name="ref-Hernandez2016"/>
      <w:bookmarkEnd w:id="237"/>
      <w:r w:rsidRPr="002A3678">
        <w:rPr>
          <w:rFonts w:ascii="Times New Roman" w:hAnsi="Times New Roman" w:cs="Times New Roman"/>
          <w:color w:val="000000" w:themeColor="text1"/>
        </w:rPr>
        <w:t xml:space="preserve">Hernández-Hernández A., S. Masich, T. Fukuda, A. Kouznetsova, and S. Sandin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2016 The central element of the synaptonemal complex in mice is organized as a bilayered junction structure. J Cell Sci 129: 2239–2249.</w:t>
      </w:r>
    </w:p>
    <w:p w:rsidR="006759ED" w:rsidRPr="002A3678" w:rsidRDefault="00743631">
      <w:pPr>
        <w:pStyle w:val="Bibliography"/>
        <w:rPr>
          <w:rFonts w:ascii="Times New Roman" w:hAnsi="Times New Roman" w:cs="Times New Roman"/>
          <w:color w:val="000000" w:themeColor="text1"/>
        </w:rPr>
      </w:pPr>
      <w:bookmarkStart w:id="239" w:name="ref-Hill1966"/>
      <w:bookmarkEnd w:id="238"/>
      <w:r w:rsidRPr="002A3678">
        <w:rPr>
          <w:rFonts w:ascii="Times New Roman" w:hAnsi="Times New Roman" w:cs="Times New Roman"/>
          <w:color w:val="000000" w:themeColor="text1"/>
        </w:rPr>
        <w:t>Hill W. G., and A. Robertson, 1966 The effect of linkage on limits to artificial selection. Genetics Research 8: 269–294.</w:t>
      </w:r>
    </w:p>
    <w:p w:rsidR="006759ED" w:rsidRPr="002A3678" w:rsidRDefault="00743631">
      <w:pPr>
        <w:pStyle w:val="Bibliography"/>
        <w:rPr>
          <w:rFonts w:ascii="Times New Roman" w:hAnsi="Times New Roman" w:cs="Times New Roman"/>
          <w:color w:val="000000" w:themeColor="text1"/>
        </w:rPr>
      </w:pPr>
      <w:bookmarkStart w:id="240" w:name="ref-Hopfner2005"/>
      <w:bookmarkEnd w:id="239"/>
      <w:r w:rsidRPr="002A3678">
        <w:rPr>
          <w:rFonts w:ascii="Times New Roman" w:hAnsi="Times New Roman" w:cs="Times New Roman"/>
          <w:color w:val="000000" w:themeColor="text1"/>
        </w:rPr>
        <w:t xml:space="preserve">Hopfner K.-P., 2005 Structure and function of rad50/smc protein complexes in chromosome biology, pp. 201–218 in </w:t>
      </w:r>
      <w:r w:rsidRPr="002A3678">
        <w:rPr>
          <w:rFonts w:ascii="Times New Roman" w:hAnsi="Times New Roman" w:cs="Times New Roman"/>
          <w:i/>
          <w:color w:val="000000" w:themeColor="text1"/>
        </w:rPr>
        <w:t>Genome integrity</w:t>
      </w:r>
      <w:r w:rsidRPr="002A3678">
        <w:rPr>
          <w:rFonts w:ascii="Times New Roman" w:hAnsi="Times New Roman" w:cs="Times New Roman"/>
          <w:color w:val="000000" w:themeColor="text1"/>
        </w:rPr>
        <w:t>, Springer.</w:t>
      </w:r>
    </w:p>
    <w:p w:rsidR="006759ED" w:rsidRPr="002A3678" w:rsidRDefault="00743631">
      <w:pPr>
        <w:pStyle w:val="Bibliography"/>
        <w:rPr>
          <w:rFonts w:ascii="Times New Roman" w:hAnsi="Times New Roman" w:cs="Times New Roman"/>
          <w:color w:val="000000" w:themeColor="text1"/>
        </w:rPr>
      </w:pPr>
      <w:bookmarkStart w:id="241" w:name="ref-Hunter2016"/>
      <w:bookmarkEnd w:id="240"/>
      <w:r w:rsidRPr="002A3678">
        <w:rPr>
          <w:rFonts w:ascii="Times New Roman" w:hAnsi="Times New Roman" w:cs="Times New Roman"/>
          <w:color w:val="000000" w:themeColor="text1"/>
        </w:rPr>
        <w:t>Hunter C. M., W. Huang, T. F. Mackay, and N. D. Singh, 2016 The genetic architecture of natural variation in recombination rate in drosophila melanogaster. PLoS genetics 12: e1005951.</w:t>
      </w:r>
    </w:p>
    <w:p w:rsidR="006759ED" w:rsidRPr="002A3678" w:rsidRDefault="00743631">
      <w:pPr>
        <w:pStyle w:val="Bibliography"/>
        <w:rPr>
          <w:rFonts w:ascii="Times New Roman" w:hAnsi="Times New Roman" w:cs="Times New Roman"/>
          <w:color w:val="000000" w:themeColor="text1"/>
        </w:rPr>
      </w:pPr>
      <w:bookmarkStart w:id="242" w:name="ref-Jeffreys2005"/>
      <w:bookmarkEnd w:id="241"/>
      <w:r w:rsidRPr="002A3678">
        <w:rPr>
          <w:rFonts w:ascii="Times New Roman" w:hAnsi="Times New Roman" w:cs="Times New Roman"/>
          <w:color w:val="000000" w:themeColor="text1"/>
        </w:rPr>
        <w:t>Jeffreys A. J., R. Neumann, M. Panayi, S. Myers, and P. Donnelly, 2005 Human recombination hot spots hidden in regions of strong marker association. Nature genetics 37: 601.</w:t>
      </w:r>
    </w:p>
    <w:p w:rsidR="006759ED" w:rsidRPr="002A3678" w:rsidRDefault="00743631">
      <w:pPr>
        <w:pStyle w:val="Bibliography"/>
        <w:rPr>
          <w:rFonts w:ascii="Times New Roman" w:hAnsi="Times New Roman" w:cs="Times New Roman"/>
          <w:color w:val="000000" w:themeColor="text1"/>
        </w:rPr>
      </w:pPr>
      <w:bookmarkStart w:id="243" w:name="ref-Johnston2016"/>
      <w:bookmarkEnd w:id="242"/>
      <w:r w:rsidRPr="002A3678">
        <w:rPr>
          <w:rFonts w:ascii="Times New Roman" w:hAnsi="Times New Roman" w:cs="Times New Roman"/>
          <w:color w:val="000000" w:themeColor="text1"/>
        </w:rPr>
        <w:t>Johnston S. E., C. Bérénos, J. Slate, and J. M. Pemberton, 2016 Conserved genetic architecture underlying individual recombination rate variation in a wild population of soay sheep (ovis aries). Genetics genetics–115.</w:t>
      </w:r>
    </w:p>
    <w:p w:rsidR="006759ED" w:rsidRPr="002A3678" w:rsidRDefault="00743631">
      <w:pPr>
        <w:pStyle w:val="Bibliography"/>
        <w:rPr>
          <w:rFonts w:ascii="Times New Roman" w:hAnsi="Times New Roman" w:cs="Times New Roman"/>
          <w:color w:val="000000" w:themeColor="text1"/>
        </w:rPr>
      </w:pPr>
      <w:bookmarkStart w:id="244" w:name="ref-Johnston2018"/>
      <w:bookmarkEnd w:id="243"/>
      <w:r w:rsidRPr="002A3678">
        <w:rPr>
          <w:rFonts w:ascii="Times New Roman" w:hAnsi="Times New Roman" w:cs="Times New Roman"/>
          <w:color w:val="000000" w:themeColor="text1"/>
        </w:rPr>
        <w:t>Johnston S. E., J. Huisman, and J. M. Pemberton, 2018 A genomic region containing rec8 and rnf212b is associated with individual recombination rate variation in a wild population of red deer (cervus elaphus). G3: Genes, Genomes, Genetics g3–200063.</w:t>
      </w:r>
    </w:p>
    <w:p w:rsidR="006759ED" w:rsidRPr="002A3678" w:rsidRDefault="00743631">
      <w:pPr>
        <w:pStyle w:val="Bibliography"/>
        <w:rPr>
          <w:rFonts w:ascii="Times New Roman" w:hAnsi="Times New Roman" w:cs="Times New Roman"/>
          <w:color w:val="000000" w:themeColor="text1"/>
        </w:rPr>
      </w:pPr>
      <w:bookmarkStart w:id="245" w:name="ref-Kadri2016"/>
      <w:bookmarkEnd w:id="244"/>
      <w:r w:rsidRPr="002A3678">
        <w:rPr>
          <w:rFonts w:ascii="Times New Roman" w:hAnsi="Times New Roman" w:cs="Times New Roman"/>
          <w:color w:val="000000" w:themeColor="text1"/>
        </w:rPr>
        <w:t xml:space="preserve">Kadri N. K., C. Harland, P. Faux, N. Cambisano, and L. Karim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2016 Coding and noncoding variants in hfm1, mlh3, msh4, msh5, rnf212, and rnf212b affect recombination rate in cattle. Genome research.</w:t>
      </w:r>
    </w:p>
    <w:p w:rsidR="006759ED" w:rsidRPr="002A3678" w:rsidRDefault="00743631">
      <w:pPr>
        <w:pStyle w:val="Bibliography"/>
        <w:rPr>
          <w:rFonts w:ascii="Times New Roman" w:hAnsi="Times New Roman" w:cs="Times New Roman"/>
          <w:color w:val="000000" w:themeColor="text1"/>
        </w:rPr>
      </w:pPr>
      <w:bookmarkStart w:id="246" w:name="ref-Keeney1997"/>
      <w:bookmarkEnd w:id="245"/>
      <w:r w:rsidRPr="002A3678">
        <w:rPr>
          <w:rFonts w:ascii="Times New Roman" w:hAnsi="Times New Roman" w:cs="Times New Roman"/>
          <w:color w:val="000000" w:themeColor="text1"/>
        </w:rPr>
        <w:t>Keeney S., C. N. Giroux, and N. Kleckner, 1997 Meiosis-specific dna double-strand breaks are catalyzed by spo11, a member of a widely conserved protein family. Cell 88: 375–384.</w:t>
      </w:r>
    </w:p>
    <w:p w:rsidR="006759ED" w:rsidRPr="002A3678" w:rsidRDefault="00743631">
      <w:pPr>
        <w:pStyle w:val="Bibliography"/>
        <w:rPr>
          <w:rFonts w:ascii="Times New Roman" w:hAnsi="Times New Roman" w:cs="Times New Roman"/>
          <w:color w:val="000000" w:themeColor="text1"/>
        </w:rPr>
      </w:pPr>
      <w:bookmarkStart w:id="247" w:name="ref-Keeney2007"/>
      <w:bookmarkEnd w:id="246"/>
      <w:r w:rsidRPr="002A3678">
        <w:rPr>
          <w:rFonts w:ascii="Times New Roman" w:hAnsi="Times New Roman" w:cs="Times New Roman"/>
          <w:color w:val="000000" w:themeColor="text1"/>
        </w:rPr>
        <w:t xml:space="preserve">Keeney S., 2007 Spo11 and the formation of dna double-strand breaks in meiosis, pp. 81–123 in </w:t>
      </w:r>
      <w:r w:rsidRPr="002A3678">
        <w:rPr>
          <w:rFonts w:ascii="Times New Roman" w:hAnsi="Times New Roman" w:cs="Times New Roman"/>
          <w:i/>
          <w:color w:val="000000" w:themeColor="text1"/>
        </w:rPr>
        <w:t>Recombination and meiosis</w:t>
      </w:r>
      <w:r w:rsidRPr="002A3678">
        <w:rPr>
          <w:rFonts w:ascii="Times New Roman" w:hAnsi="Times New Roman" w:cs="Times New Roman"/>
          <w:color w:val="000000" w:themeColor="text1"/>
        </w:rPr>
        <w:t>, Springer.</w:t>
      </w:r>
    </w:p>
    <w:p w:rsidR="006759ED" w:rsidRPr="002A3678" w:rsidRDefault="00743631">
      <w:pPr>
        <w:pStyle w:val="Bibliography"/>
        <w:rPr>
          <w:rFonts w:ascii="Times New Roman" w:hAnsi="Times New Roman" w:cs="Times New Roman"/>
          <w:color w:val="000000" w:themeColor="text1"/>
        </w:rPr>
      </w:pPr>
      <w:bookmarkStart w:id="248" w:name="ref-Kobayashi2016"/>
      <w:bookmarkEnd w:id="247"/>
      <w:r w:rsidRPr="002A3678">
        <w:rPr>
          <w:rFonts w:ascii="Times New Roman" w:hAnsi="Times New Roman" w:cs="Times New Roman"/>
          <w:color w:val="000000" w:themeColor="text1"/>
        </w:rPr>
        <w:lastRenderedPageBreak/>
        <w:t xml:space="preserve">Kobayashi W., M. Takaku, S. Machida, H. Tachiwana, and K. Maehara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2016 Chromatin architecture may dictate the target site for dmc1, but not for rad51, during homologous pairing. Scientific reports 6: 24228.</w:t>
      </w:r>
    </w:p>
    <w:p w:rsidR="006759ED" w:rsidRPr="002A3678" w:rsidRDefault="00743631">
      <w:pPr>
        <w:pStyle w:val="Bibliography"/>
        <w:rPr>
          <w:rFonts w:ascii="Times New Roman" w:hAnsi="Times New Roman" w:cs="Times New Roman"/>
          <w:color w:val="000000" w:themeColor="text1"/>
        </w:rPr>
      </w:pPr>
      <w:bookmarkStart w:id="249" w:name="ref-Kong2008"/>
      <w:bookmarkEnd w:id="248"/>
      <w:r w:rsidRPr="002A3678">
        <w:rPr>
          <w:rFonts w:ascii="Times New Roman" w:hAnsi="Times New Roman" w:cs="Times New Roman"/>
          <w:color w:val="000000" w:themeColor="text1"/>
        </w:rPr>
        <w:t xml:space="preserve">Kong A., G. Thorleifsson, H. Stefansson, G. Masson, and A. Helgason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2008 Sequence variants in the rnf212 gene associate with genome-wide recombination rate. Science 319: 1398–1401.</w:t>
      </w:r>
    </w:p>
    <w:p w:rsidR="006759ED" w:rsidRPr="002A3678" w:rsidRDefault="00743631">
      <w:pPr>
        <w:pStyle w:val="Bibliography"/>
        <w:rPr>
          <w:rFonts w:ascii="Times New Roman" w:hAnsi="Times New Roman" w:cs="Times New Roman"/>
          <w:color w:val="000000" w:themeColor="text1"/>
        </w:rPr>
      </w:pPr>
      <w:bookmarkStart w:id="250" w:name="ref-Kong2010"/>
      <w:bookmarkEnd w:id="249"/>
      <w:r w:rsidRPr="002A3678">
        <w:rPr>
          <w:rFonts w:ascii="Times New Roman" w:hAnsi="Times New Roman" w:cs="Times New Roman"/>
          <w:color w:val="000000" w:themeColor="text1"/>
        </w:rPr>
        <w:t xml:space="preserve">Kong A., G. Thorleifsson, D. F. Gudbjartsson, G. Masson, and A. Sigurdsson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2010 Fine-scale recombination rate differences between sexes, populations and individuals. Nature 467: 1099.</w:t>
      </w:r>
    </w:p>
    <w:p w:rsidR="006759ED" w:rsidRPr="002A3678" w:rsidRDefault="00743631">
      <w:pPr>
        <w:pStyle w:val="Bibliography"/>
        <w:rPr>
          <w:rFonts w:ascii="Times New Roman" w:hAnsi="Times New Roman" w:cs="Times New Roman"/>
          <w:color w:val="000000" w:themeColor="text1"/>
        </w:rPr>
      </w:pPr>
      <w:bookmarkStart w:id="251" w:name="ref-Kong2014"/>
      <w:bookmarkEnd w:id="250"/>
      <w:r w:rsidRPr="002A3678">
        <w:rPr>
          <w:rFonts w:ascii="Times New Roman" w:hAnsi="Times New Roman" w:cs="Times New Roman"/>
          <w:color w:val="000000" w:themeColor="text1"/>
        </w:rPr>
        <w:t xml:space="preserve">Kong A., G. Thorleifsson, M. L. Frigge, G. Masson, and D. F. Gudbjartsson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2014 Common and low-frequency variants associated with genome-wide recombination rate. Nature genetics 46: 11.</w:t>
      </w:r>
    </w:p>
    <w:p w:rsidR="006759ED" w:rsidRPr="002A3678" w:rsidRDefault="00743631">
      <w:pPr>
        <w:pStyle w:val="Bibliography"/>
        <w:rPr>
          <w:rFonts w:ascii="Times New Roman" w:hAnsi="Times New Roman" w:cs="Times New Roman"/>
          <w:color w:val="000000" w:themeColor="text1"/>
        </w:rPr>
      </w:pPr>
      <w:bookmarkStart w:id="252" w:name="ref-Kumar2015"/>
      <w:bookmarkEnd w:id="251"/>
      <w:r w:rsidRPr="002A3678">
        <w:rPr>
          <w:rFonts w:ascii="Times New Roman" w:hAnsi="Times New Roman" w:cs="Times New Roman"/>
          <w:color w:val="000000" w:themeColor="text1"/>
        </w:rPr>
        <w:t xml:space="preserve">Kumar R., N. Ghyselinck, K.-i. Ishiguro, Y. Watanabe, and A. Kouznetsova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2015 MEI4: A central player in the regulation of meiotic dna double strand break formation in the mouse. J Cell Sci jcs–165464.</w:t>
      </w:r>
    </w:p>
    <w:p w:rsidR="006759ED" w:rsidRPr="002A3678" w:rsidRDefault="00743631">
      <w:pPr>
        <w:pStyle w:val="Bibliography"/>
        <w:rPr>
          <w:rFonts w:ascii="Times New Roman" w:hAnsi="Times New Roman" w:cs="Times New Roman"/>
          <w:color w:val="000000" w:themeColor="text1"/>
        </w:rPr>
      </w:pPr>
      <w:bookmarkStart w:id="253" w:name="ref-Lange2016"/>
      <w:bookmarkEnd w:id="252"/>
      <w:r w:rsidRPr="002A3678">
        <w:rPr>
          <w:rFonts w:ascii="Times New Roman" w:hAnsi="Times New Roman" w:cs="Times New Roman"/>
          <w:color w:val="000000" w:themeColor="text1"/>
        </w:rPr>
        <w:t xml:space="preserve">Lange J., S. Yamada, S. E. Tischfield, J. Pan, and S. Kim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2016 The landscape of mouse meiotic double-strand break formation, processing, and repair. Cell 167: 695–708.</w:t>
      </w:r>
    </w:p>
    <w:p w:rsidR="006759ED" w:rsidRPr="002A3678" w:rsidRDefault="00743631">
      <w:pPr>
        <w:pStyle w:val="Bibliography"/>
        <w:rPr>
          <w:rFonts w:ascii="Times New Roman" w:hAnsi="Times New Roman" w:cs="Times New Roman"/>
          <w:color w:val="000000" w:themeColor="text1"/>
        </w:rPr>
      </w:pPr>
      <w:bookmarkStart w:id="254" w:name="ref-Langmead2012"/>
      <w:bookmarkEnd w:id="253"/>
      <w:r w:rsidRPr="002A3678">
        <w:rPr>
          <w:rFonts w:ascii="Times New Roman" w:hAnsi="Times New Roman" w:cs="Times New Roman"/>
          <w:color w:val="000000" w:themeColor="text1"/>
        </w:rPr>
        <w:t>Langmead B., and S. L. Salzberg, 2012 Fast gapped-read alignment with bowtie 2. Nature methods 9: 357.</w:t>
      </w:r>
    </w:p>
    <w:p w:rsidR="006759ED" w:rsidRPr="002A3678" w:rsidRDefault="00743631">
      <w:pPr>
        <w:pStyle w:val="Bibliography"/>
        <w:rPr>
          <w:rFonts w:ascii="Times New Roman" w:hAnsi="Times New Roman" w:cs="Times New Roman"/>
          <w:color w:val="000000" w:themeColor="text1"/>
        </w:rPr>
      </w:pPr>
      <w:bookmarkStart w:id="255" w:name="ref-LaSalle2012"/>
      <w:bookmarkEnd w:id="254"/>
      <w:r w:rsidRPr="002A3678">
        <w:rPr>
          <w:rFonts w:ascii="Times New Roman" w:hAnsi="Times New Roman" w:cs="Times New Roman"/>
          <w:color w:val="000000" w:themeColor="text1"/>
        </w:rPr>
        <w:t xml:space="preserve">La Salle S., K. Palmer, O’BrienM., J. C. Schimenti, and J. Eppig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2012 Spata22, a novel vertebrate-specific gene, is required for meiotic progress in mouse germ cells. Biology of reproduction 86: 45–1.</w:t>
      </w:r>
    </w:p>
    <w:p w:rsidR="006759ED" w:rsidRPr="002A3678" w:rsidRDefault="00743631">
      <w:pPr>
        <w:pStyle w:val="Bibliography"/>
        <w:rPr>
          <w:rFonts w:ascii="Times New Roman" w:hAnsi="Times New Roman" w:cs="Times New Roman"/>
          <w:color w:val="000000" w:themeColor="text1"/>
        </w:rPr>
      </w:pPr>
      <w:bookmarkStart w:id="256" w:name="ref-Latrille2017"/>
      <w:bookmarkEnd w:id="255"/>
      <w:r w:rsidRPr="002A3678">
        <w:rPr>
          <w:rFonts w:ascii="Times New Roman" w:hAnsi="Times New Roman" w:cs="Times New Roman"/>
          <w:color w:val="000000" w:themeColor="text1"/>
        </w:rPr>
        <w:t>Latrille T., L. Duret, and N. Lartillot, 2017 The red queen model of recombination hot-spot evolution: A theoretical investigation. Phil. Trans. R. Soc. B 372: 20160463.</w:t>
      </w:r>
    </w:p>
    <w:p w:rsidR="006759ED" w:rsidRPr="002A3678" w:rsidRDefault="00743631">
      <w:pPr>
        <w:pStyle w:val="Bibliography"/>
        <w:rPr>
          <w:rFonts w:ascii="Times New Roman" w:hAnsi="Times New Roman" w:cs="Times New Roman"/>
          <w:color w:val="000000" w:themeColor="text1"/>
        </w:rPr>
      </w:pPr>
      <w:bookmarkStart w:id="257" w:name="ref-Lee2011"/>
      <w:bookmarkEnd w:id="256"/>
      <w:r w:rsidRPr="002A3678">
        <w:rPr>
          <w:rFonts w:ascii="Times New Roman" w:hAnsi="Times New Roman" w:cs="Times New Roman"/>
          <w:color w:val="000000" w:themeColor="text1"/>
        </w:rPr>
        <w:t>Lee J., and T. Hirano, 2011 RAD21L, a novel cohesin subunit implicated in linking homologous chromosomes in mammalian meiosis. The Journal of cell biology 192: 263–276.</w:t>
      </w:r>
    </w:p>
    <w:p w:rsidR="006759ED" w:rsidRPr="002A3678" w:rsidRDefault="00743631">
      <w:pPr>
        <w:pStyle w:val="Bibliography"/>
        <w:rPr>
          <w:rFonts w:ascii="Times New Roman" w:hAnsi="Times New Roman" w:cs="Times New Roman"/>
          <w:color w:val="000000" w:themeColor="text1"/>
        </w:rPr>
      </w:pPr>
      <w:bookmarkStart w:id="258" w:name="ref-Leinonen2010"/>
      <w:bookmarkEnd w:id="257"/>
      <w:r w:rsidRPr="002A3678">
        <w:rPr>
          <w:rFonts w:ascii="Times New Roman" w:hAnsi="Times New Roman" w:cs="Times New Roman"/>
          <w:color w:val="000000" w:themeColor="text1"/>
        </w:rPr>
        <w:t>Leinonen R., H. Sugawara, M. Shumway, and I. N. S. D. Collaboration, 2010 The sequence read archive. Nucleic acids research 39: D19–D21.</w:t>
      </w:r>
    </w:p>
    <w:p w:rsidR="006759ED" w:rsidRPr="002A3678" w:rsidRDefault="00743631">
      <w:pPr>
        <w:pStyle w:val="Bibliography"/>
        <w:rPr>
          <w:rFonts w:ascii="Times New Roman" w:hAnsi="Times New Roman" w:cs="Times New Roman"/>
          <w:color w:val="000000" w:themeColor="text1"/>
        </w:rPr>
      </w:pPr>
      <w:bookmarkStart w:id="259" w:name="ref-Lek2016"/>
      <w:bookmarkEnd w:id="258"/>
      <w:r w:rsidRPr="002A3678">
        <w:rPr>
          <w:rFonts w:ascii="Times New Roman" w:hAnsi="Times New Roman" w:cs="Times New Roman"/>
          <w:color w:val="000000" w:themeColor="text1"/>
        </w:rPr>
        <w:t xml:space="preserve">Lek M., K. J. Karczewski, E. V. Minikel, K. E. Samocha, and E. Banks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2016 Analysis of protein-coding genetic variation in 60,706 humans. Nature 536: 285.</w:t>
      </w:r>
    </w:p>
    <w:p w:rsidR="006759ED" w:rsidRPr="002A3678" w:rsidRDefault="00743631">
      <w:pPr>
        <w:pStyle w:val="Bibliography"/>
        <w:rPr>
          <w:rFonts w:ascii="Times New Roman" w:hAnsi="Times New Roman" w:cs="Times New Roman"/>
          <w:color w:val="000000" w:themeColor="text1"/>
        </w:rPr>
      </w:pPr>
      <w:bookmarkStart w:id="260" w:name="ref-Lesecque2014"/>
      <w:bookmarkEnd w:id="259"/>
      <w:r w:rsidRPr="002A3678">
        <w:rPr>
          <w:rFonts w:ascii="Times New Roman" w:hAnsi="Times New Roman" w:cs="Times New Roman"/>
          <w:color w:val="000000" w:themeColor="text1"/>
        </w:rPr>
        <w:t>Lesecque Y., S. Glémin, N. Lartillot, D. Mouchiroud, and L. Duret, 2014 The red queen model of recombination hotspots evolution in the light of archaic and modern human genomes. PLoS genetics 10: e1004790.</w:t>
      </w:r>
    </w:p>
    <w:p w:rsidR="006759ED" w:rsidRPr="002A3678" w:rsidRDefault="00743631">
      <w:pPr>
        <w:pStyle w:val="Bibliography"/>
        <w:rPr>
          <w:rFonts w:ascii="Times New Roman" w:hAnsi="Times New Roman" w:cs="Times New Roman"/>
          <w:color w:val="000000" w:themeColor="text1"/>
        </w:rPr>
      </w:pPr>
      <w:bookmarkStart w:id="261" w:name="ref-Li2009"/>
      <w:bookmarkEnd w:id="260"/>
      <w:r w:rsidRPr="002A3678">
        <w:rPr>
          <w:rFonts w:ascii="Times New Roman" w:hAnsi="Times New Roman" w:cs="Times New Roman"/>
          <w:color w:val="000000" w:themeColor="text1"/>
        </w:rPr>
        <w:t xml:space="preserve">Li H., B. Handsaker, A. Wysoker, T. Fennell, and J. Ruan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2009 The sequence alignment/map format and samtools. Bioinformatics 25: 2078–2079.</w:t>
      </w:r>
    </w:p>
    <w:p w:rsidR="006759ED" w:rsidRPr="002A3678" w:rsidRDefault="00743631">
      <w:pPr>
        <w:pStyle w:val="Bibliography"/>
        <w:rPr>
          <w:rFonts w:ascii="Times New Roman" w:hAnsi="Times New Roman" w:cs="Times New Roman"/>
          <w:color w:val="000000" w:themeColor="text1"/>
        </w:rPr>
      </w:pPr>
      <w:bookmarkStart w:id="262" w:name="ref-Liao2006"/>
      <w:bookmarkEnd w:id="261"/>
      <w:r w:rsidRPr="002A3678">
        <w:rPr>
          <w:rFonts w:ascii="Times New Roman" w:hAnsi="Times New Roman" w:cs="Times New Roman"/>
          <w:color w:val="000000" w:themeColor="text1"/>
        </w:rPr>
        <w:lastRenderedPageBreak/>
        <w:t>Liao B.-Y., N. M. Scott, and J. Zhang, 2006 Impacts of gene essentiality, expression pattern, and gene compactness on the evolutionary rate of mammalian proteins. Molecular biology and evolution 23: 2072–2080.</w:t>
      </w:r>
    </w:p>
    <w:p w:rsidR="006759ED" w:rsidRPr="002A3678" w:rsidRDefault="00743631">
      <w:pPr>
        <w:pStyle w:val="Bibliography"/>
        <w:rPr>
          <w:rFonts w:ascii="Times New Roman" w:hAnsi="Times New Roman" w:cs="Times New Roman"/>
          <w:color w:val="000000" w:themeColor="text1"/>
        </w:rPr>
      </w:pPr>
      <w:bookmarkStart w:id="263" w:name="ref-Lipkin2002"/>
      <w:bookmarkEnd w:id="262"/>
      <w:r w:rsidRPr="002A3678">
        <w:rPr>
          <w:rFonts w:ascii="Times New Roman" w:hAnsi="Times New Roman" w:cs="Times New Roman"/>
          <w:color w:val="000000" w:themeColor="text1"/>
        </w:rPr>
        <w:t xml:space="preserve">Lipkin S. M., P. B. Moens, V. Wang, M. Lenzi, and D. Shanmugarajah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2002 Meiotic arrest and aneuploidy in mlh3-deficient mice. Nature genetics 31: 385.</w:t>
      </w:r>
    </w:p>
    <w:p w:rsidR="006759ED" w:rsidRPr="002A3678" w:rsidRDefault="00743631">
      <w:pPr>
        <w:pStyle w:val="Bibliography"/>
        <w:rPr>
          <w:rFonts w:ascii="Times New Roman" w:hAnsi="Times New Roman" w:cs="Times New Roman"/>
          <w:color w:val="000000" w:themeColor="text1"/>
        </w:rPr>
      </w:pPr>
      <w:bookmarkStart w:id="264" w:name="ref-Lu2003"/>
      <w:bookmarkEnd w:id="263"/>
      <w:r w:rsidRPr="002A3678">
        <w:rPr>
          <w:rFonts w:ascii="Times New Roman" w:hAnsi="Times New Roman" w:cs="Times New Roman"/>
          <w:color w:val="000000" w:themeColor="text1"/>
        </w:rPr>
        <w:t>Lu Y., and M. D. Rausher, 2003 Evolutionary rate variation in anthocyanin pathway genes. Molecular biology and evolution 20: 1844–1853.</w:t>
      </w:r>
    </w:p>
    <w:p w:rsidR="006759ED" w:rsidRPr="002A3678" w:rsidRDefault="00743631">
      <w:pPr>
        <w:pStyle w:val="Bibliography"/>
        <w:rPr>
          <w:rFonts w:ascii="Times New Roman" w:hAnsi="Times New Roman" w:cs="Times New Roman"/>
          <w:color w:val="000000" w:themeColor="text1"/>
        </w:rPr>
      </w:pPr>
      <w:bookmarkStart w:id="265" w:name="ref-Ma2015"/>
      <w:bookmarkEnd w:id="264"/>
      <w:r w:rsidRPr="002A3678">
        <w:rPr>
          <w:rFonts w:ascii="Times New Roman" w:hAnsi="Times New Roman" w:cs="Times New Roman"/>
          <w:color w:val="000000" w:themeColor="text1"/>
        </w:rPr>
        <w:t xml:space="preserve">Ma L., O’ConnellJ. R., P. M. VanRaden, B. Shen, and A. Padhi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2015 Cattle sex-specific recombination and genetic control from a large pedigree analysis. PLoS genetics 11: e1005387.</w:t>
      </w:r>
    </w:p>
    <w:p w:rsidR="006759ED" w:rsidRPr="002A3678" w:rsidRDefault="00743631">
      <w:pPr>
        <w:pStyle w:val="Bibliography"/>
        <w:rPr>
          <w:rFonts w:ascii="Times New Roman" w:hAnsi="Times New Roman" w:cs="Times New Roman"/>
          <w:color w:val="000000" w:themeColor="text1"/>
        </w:rPr>
      </w:pPr>
      <w:bookmarkStart w:id="266" w:name="ref-Mcdonald1991"/>
      <w:bookmarkEnd w:id="265"/>
      <w:r w:rsidRPr="002A3678">
        <w:rPr>
          <w:rFonts w:ascii="Times New Roman" w:hAnsi="Times New Roman" w:cs="Times New Roman"/>
          <w:color w:val="000000" w:themeColor="text1"/>
        </w:rPr>
        <w:t>McDonald J. H., and M. Kreitman, 1991 Adaptive protein evolution at the adh locus in drosophila. Nature 351: 652.</w:t>
      </w:r>
    </w:p>
    <w:p w:rsidR="006759ED" w:rsidRPr="002A3678" w:rsidRDefault="00743631">
      <w:pPr>
        <w:pStyle w:val="Bibliography"/>
        <w:rPr>
          <w:rFonts w:ascii="Times New Roman" w:hAnsi="Times New Roman" w:cs="Times New Roman"/>
          <w:color w:val="000000" w:themeColor="text1"/>
        </w:rPr>
      </w:pPr>
      <w:bookmarkStart w:id="267" w:name="ref-Meuwissen1992"/>
      <w:bookmarkEnd w:id="266"/>
      <w:r w:rsidRPr="002A3678">
        <w:rPr>
          <w:rFonts w:ascii="Times New Roman" w:hAnsi="Times New Roman" w:cs="Times New Roman"/>
          <w:color w:val="000000" w:themeColor="text1"/>
        </w:rPr>
        <w:t xml:space="preserve">Meuwissen R., H. H. Offenberg, A. Dietrich, A. Riesewijk, and M. van Iersel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1992 A coiled-coil related protein specific for synapsed regions of meiotic prophase chromosomes. The EMBO Journal 11: 5091.</w:t>
      </w:r>
    </w:p>
    <w:p w:rsidR="006759ED" w:rsidRPr="002A3678" w:rsidRDefault="00743631">
      <w:pPr>
        <w:pStyle w:val="Bibliography"/>
        <w:rPr>
          <w:rFonts w:ascii="Times New Roman" w:hAnsi="Times New Roman" w:cs="Times New Roman"/>
          <w:color w:val="000000" w:themeColor="text1"/>
        </w:rPr>
      </w:pPr>
      <w:bookmarkStart w:id="268" w:name="ref-Murdoch2010"/>
      <w:bookmarkEnd w:id="267"/>
      <w:r w:rsidRPr="002A3678">
        <w:rPr>
          <w:rFonts w:ascii="Times New Roman" w:hAnsi="Times New Roman" w:cs="Times New Roman"/>
          <w:color w:val="000000" w:themeColor="text1"/>
        </w:rPr>
        <w:t xml:space="preserve">Murdoch B., N. Owen, S. Shirley, S. Crumb, and K. W. Broman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2010 Multiple loci contribute to genome-wide recombination levels in male mice. Mammalian genome 21: 550–555.</w:t>
      </w:r>
    </w:p>
    <w:p w:rsidR="006759ED" w:rsidRPr="002A3678" w:rsidRDefault="00743631">
      <w:pPr>
        <w:pStyle w:val="Bibliography"/>
        <w:rPr>
          <w:rFonts w:ascii="Times New Roman" w:hAnsi="Times New Roman" w:cs="Times New Roman"/>
          <w:color w:val="000000" w:themeColor="text1"/>
        </w:rPr>
      </w:pPr>
      <w:bookmarkStart w:id="269" w:name="ref-Myers2010"/>
      <w:bookmarkEnd w:id="268"/>
      <w:r w:rsidRPr="002A3678">
        <w:rPr>
          <w:rFonts w:ascii="Times New Roman" w:hAnsi="Times New Roman" w:cs="Times New Roman"/>
          <w:color w:val="000000" w:themeColor="text1"/>
        </w:rPr>
        <w:t xml:space="preserve">Myers S., R. Bowden, A. Tumian, R. E. Bontrop, and C. Freeman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2010 Drive against hotspot motifs in primates implicates the prdm9 gene in meiotic recombination. Science 327: 876–879.</w:t>
      </w:r>
    </w:p>
    <w:p w:rsidR="006759ED" w:rsidRPr="002A3678" w:rsidRDefault="00743631">
      <w:pPr>
        <w:pStyle w:val="Bibliography"/>
        <w:rPr>
          <w:rFonts w:ascii="Times New Roman" w:hAnsi="Times New Roman" w:cs="Times New Roman"/>
          <w:color w:val="000000" w:themeColor="text1"/>
        </w:rPr>
      </w:pPr>
      <w:bookmarkStart w:id="270" w:name="ref-Oh2016"/>
      <w:bookmarkEnd w:id="269"/>
      <w:r w:rsidRPr="002A3678">
        <w:rPr>
          <w:rFonts w:ascii="Times New Roman" w:hAnsi="Times New Roman" w:cs="Times New Roman"/>
          <w:color w:val="000000" w:themeColor="text1"/>
        </w:rPr>
        <w:t>Oh J., A. Al-Zain, E. Cannavo, P. Cejka, and L. S. Symington, 2016 Xrs2 dependent and independent functions of the mre11-rad50 complex. Molecular cell 64: 405–415.</w:t>
      </w:r>
    </w:p>
    <w:p w:rsidR="006759ED" w:rsidRPr="002A3678" w:rsidRDefault="00743631">
      <w:pPr>
        <w:pStyle w:val="Bibliography"/>
        <w:rPr>
          <w:rFonts w:ascii="Times New Roman" w:hAnsi="Times New Roman" w:cs="Times New Roman"/>
          <w:color w:val="000000" w:themeColor="text1"/>
        </w:rPr>
      </w:pPr>
      <w:bookmarkStart w:id="271" w:name="ref-Oliver2009"/>
      <w:bookmarkEnd w:id="270"/>
      <w:r w:rsidRPr="002A3678">
        <w:rPr>
          <w:rFonts w:ascii="Times New Roman" w:hAnsi="Times New Roman" w:cs="Times New Roman"/>
          <w:color w:val="000000" w:themeColor="text1"/>
        </w:rPr>
        <w:t xml:space="preserve">Oliver P. L., L. Goodstadt, J. J. Bayes, Z. Birtle, and K. C. Roach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2009 Accelerated evolution of the prdm9 speciation gene across diverse metazoan taxa. PLoS genetics 5: e1000753.</w:t>
      </w:r>
    </w:p>
    <w:p w:rsidR="006759ED" w:rsidRPr="002A3678" w:rsidRDefault="00743631">
      <w:pPr>
        <w:pStyle w:val="Bibliography"/>
        <w:rPr>
          <w:rFonts w:ascii="Times New Roman" w:hAnsi="Times New Roman" w:cs="Times New Roman"/>
          <w:color w:val="000000" w:themeColor="text1"/>
        </w:rPr>
      </w:pPr>
      <w:bookmarkStart w:id="272" w:name="ref-Pamilo1988"/>
      <w:bookmarkEnd w:id="271"/>
      <w:r w:rsidRPr="002A3678">
        <w:rPr>
          <w:rFonts w:ascii="Times New Roman" w:hAnsi="Times New Roman" w:cs="Times New Roman"/>
          <w:color w:val="000000" w:themeColor="text1"/>
        </w:rPr>
        <w:t>Pamilo P., and M. Nei, 1988 Relationships between gene trees and species trees. Molecular biology and evolution 5: 568–583.</w:t>
      </w:r>
    </w:p>
    <w:p w:rsidR="006759ED" w:rsidRPr="002A3678" w:rsidRDefault="00743631">
      <w:pPr>
        <w:pStyle w:val="Bibliography"/>
        <w:rPr>
          <w:rFonts w:ascii="Times New Roman" w:hAnsi="Times New Roman" w:cs="Times New Roman"/>
          <w:color w:val="000000" w:themeColor="text1"/>
        </w:rPr>
      </w:pPr>
      <w:bookmarkStart w:id="273" w:name="ref-Pan2008"/>
      <w:bookmarkEnd w:id="272"/>
      <w:r w:rsidRPr="002A3678">
        <w:rPr>
          <w:rFonts w:ascii="Times New Roman" w:hAnsi="Times New Roman" w:cs="Times New Roman"/>
          <w:color w:val="000000" w:themeColor="text1"/>
        </w:rPr>
        <w:t>Pan Q., O. Shai, L. J. Lee, B. J. Frey, and B. J. Blencowe, 2008 Deep surveying of alternative splicing complexity in the human transcriptome by high-throughput sequencing. Nature genetics 40: 1413.</w:t>
      </w:r>
    </w:p>
    <w:p w:rsidR="006759ED" w:rsidRPr="002A3678" w:rsidRDefault="00743631">
      <w:pPr>
        <w:pStyle w:val="Bibliography"/>
        <w:rPr>
          <w:rFonts w:ascii="Times New Roman" w:hAnsi="Times New Roman" w:cs="Times New Roman"/>
          <w:color w:val="000000" w:themeColor="text1"/>
        </w:rPr>
      </w:pPr>
      <w:bookmarkStart w:id="274" w:name="ref-Parisi1999"/>
      <w:bookmarkEnd w:id="273"/>
      <w:r w:rsidRPr="002A3678">
        <w:rPr>
          <w:rFonts w:ascii="Times New Roman" w:hAnsi="Times New Roman" w:cs="Times New Roman"/>
          <w:color w:val="000000" w:themeColor="text1"/>
        </w:rPr>
        <w:t xml:space="preserve">Parisi S., M. J. McKay, M. Molnar, M. A. Thompson, and Van Der SpekP. J.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1999 Rec8p, a meiotic recombination and sister chromatid cohesion phosphoprotein of the rad21p family conserved from fission yeast to humans. Molecular and cellular biology 19: 3515–3528.</w:t>
      </w:r>
    </w:p>
    <w:p w:rsidR="006759ED" w:rsidRPr="002A3678" w:rsidRDefault="00743631">
      <w:pPr>
        <w:pStyle w:val="Bibliography"/>
        <w:rPr>
          <w:rFonts w:ascii="Times New Roman" w:hAnsi="Times New Roman" w:cs="Times New Roman"/>
          <w:color w:val="000000" w:themeColor="text1"/>
        </w:rPr>
      </w:pPr>
      <w:bookmarkStart w:id="275" w:name="ref-Parvanov2010"/>
      <w:bookmarkEnd w:id="274"/>
      <w:r w:rsidRPr="002A3678">
        <w:rPr>
          <w:rFonts w:ascii="Times New Roman" w:hAnsi="Times New Roman" w:cs="Times New Roman"/>
          <w:color w:val="000000" w:themeColor="text1"/>
        </w:rPr>
        <w:t>Parvanov E. D., P. M. Petkov, and K. Paigen, 2010 Prdm9 controls activation of mammalian recombination hotspots. Science 327: 835–835.</w:t>
      </w:r>
    </w:p>
    <w:p w:rsidR="006759ED" w:rsidRPr="002A3678" w:rsidRDefault="00743631">
      <w:pPr>
        <w:pStyle w:val="Bibliography"/>
        <w:rPr>
          <w:rFonts w:ascii="Times New Roman" w:hAnsi="Times New Roman" w:cs="Times New Roman"/>
          <w:color w:val="000000" w:themeColor="text1"/>
        </w:rPr>
      </w:pPr>
      <w:bookmarkStart w:id="276" w:name="ref-Pazos2001"/>
      <w:bookmarkEnd w:id="275"/>
      <w:r w:rsidRPr="002A3678">
        <w:rPr>
          <w:rFonts w:ascii="Times New Roman" w:hAnsi="Times New Roman" w:cs="Times New Roman"/>
          <w:color w:val="000000" w:themeColor="text1"/>
        </w:rPr>
        <w:lastRenderedPageBreak/>
        <w:t>Pazos F., and A. Valencia, 2001 Similarity of phylogenetic trees as indicator of protein–protein interaction. Protein engineering 14: 609–614.</w:t>
      </w:r>
    </w:p>
    <w:p w:rsidR="006759ED" w:rsidRPr="002A3678" w:rsidRDefault="00743631">
      <w:pPr>
        <w:pStyle w:val="Bibliography"/>
        <w:rPr>
          <w:rFonts w:ascii="Times New Roman" w:hAnsi="Times New Roman" w:cs="Times New Roman"/>
          <w:color w:val="000000" w:themeColor="text1"/>
        </w:rPr>
      </w:pPr>
      <w:bookmarkStart w:id="277" w:name="ref-Perelman2011"/>
      <w:bookmarkEnd w:id="276"/>
      <w:r w:rsidRPr="002A3678">
        <w:rPr>
          <w:rFonts w:ascii="Times New Roman" w:hAnsi="Times New Roman" w:cs="Times New Roman"/>
          <w:color w:val="000000" w:themeColor="text1"/>
        </w:rPr>
        <w:t xml:space="preserve">Perelman P., W. E. Johnson, C. Roos, H. N. Seuánez, and J. E. Horvath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2011 A molecular phylogeny of living primates. PLoS genetics 7: e1001342.</w:t>
      </w:r>
    </w:p>
    <w:p w:rsidR="006759ED" w:rsidRPr="002A3678" w:rsidRDefault="00743631">
      <w:pPr>
        <w:pStyle w:val="Bibliography"/>
        <w:rPr>
          <w:rFonts w:ascii="Times New Roman" w:hAnsi="Times New Roman" w:cs="Times New Roman"/>
          <w:color w:val="000000" w:themeColor="text1"/>
        </w:rPr>
      </w:pPr>
      <w:bookmarkStart w:id="278" w:name="ref-Petit2017"/>
      <w:bookmarkEnd w:id="277"/>
      <w:r w:rsidRPr="002A3678">
        <w:rPr>
          <w:rFonts w:ascii="Times New Roman" w:hAnsi="Times New Roman" w:cs="Times New Roman"/>
          <w:color w:val="000000" w:themeColor="text1"/>
        </w:rPr>
        <w:t xml:space="preserve">Petit M., J.-M. Astruc, J. Sarry, L. Drouilhet, and S. Fabre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2017 Variation in recombination rate and its genetic determinism in sheep populations. Genetics genetics–300123.</w:t>
      </w:r>
    </w:p>
    <w:p w:rsidR="006759ED" w:rsidRPr="002A3678" w:rsidRDefault="00743631">
      <w:pPr>
        <w:pStyle w:val="Bibliography"/>
        <w:rPr>
          <w:rFonts w:ascii="Times New Roman" w:hAnsi="Times New Roman" w:cs="Times New Roman"/>
          <w:color w:val="000000" w:themeColor="text1"/>
        </w:rPr>
      </w:pPr>
      <w:bookmarkStart w:id="279" w:name="ref-Piovesan2017"/>
      <w:bookmarkEnd w:id="278"/>
      <w:r w:rsidRPr="002A3678">
        <w:rPr>
          <w:rFonts w:ascii="Times New Roman" w:hAnsi="Times New Roman" w:cs="Times New Roman"/>
          <w:color w:val="000000" w:themeColor="text1"/>
        </w:rPr>
        <w:t xml:space="preserve">Piovesan D., F. Tabaro, L. Paladin, M. Necci, and I. Mičetić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2017 MobiDB 3.0: More annotations for intrinsic disorder, conformational diversity and interactions in proteins. Nucleic acids research 46: D471–D476.</w:t>
      </w:r>
    </w:p>
    <w:p w:rsidR="006759ED" w:rsidRPr="002A3678" w:rsidRDefault="00743631">
      <w:pPr>
        <w:pStyle w:val="Bibliography"/>
        <w:rPr>
          <w:rFonts w:ascii="Times New Roman" w:hAnsi="Times New Roman" w:cs="Times New Roman"/>
          <w:color w:val="000000" w:themeColor="text1"/>
        </w:rPr>
      </w:pPr>
      <w:bookmarkStart w:id="280" w:name="ref-Prasad2008"/>
      <w:bookmarkEnd w:id="279"/>
      <w:r w:rsidRPr="002A3678">
        <w:rPr>
          <w:rFonts w:ascii="Times New Roman" w:hAnsi="Times New Roman" w:cs="Times New Roman"/>
          <w:color w:val="000000" w:themeColor="text1"/>
        </w:rPr>
        <w:t>Prasad A. B., M. W. Allard, N. C. S. Program, and E. D. Green, 2008 Confirming the phylogeny of mammals by use of large comparative sequence data sets. Molecular Biology and Evolution 25: 1795–1808.</w:t>
      </w:r>
    </w:p>
    <w:p w:rsidR="006759ED" w:rsidRPr="002A3678" w:rsidRDefault="00743631">
      <w:pPr>
        <w:pStyle w:val="Bibliography"/>
        <w:rPr>
          <w:rFonts w:ascii="Times New Roman" w:hAnsi="Times New Roman" w:cs="Times New Roman"/>
          <w:color w:val="000000" w:themeColor="text1"/>
        </w:rPr>
      </w:pPr>
      <w:bookmarkStart w:id="281" w:name="ref-Priedigkeit2015"/>
      <w:bookmarkEnd w:id="280"/>
      <w:r w:rsidRPr="002A3678">
        <w:rPr>
          <w:rFonts w:ascii="Times New Roman" w:hAnsi="Times New Roman" w:cs="Times New Roman"/>
          <w:color w:val="000000" w:themeColor="text1"/>
        </w:rPr>
        <w:t>Priedigkeit N., N. Wolfe, and N. L. Clark, 2015 Evolutionary signatures amongst disease genes permit novel methods for gene prioritization and construction of informative gene-based networks. PLoS genetics 11: e1004967.</w:t>
      </w:r>
    </w:p>
    <w:p w:rsidR="006759ED" w:rsidRPr="002A3678" w:rsidRDefault="00743631">
      <w:pPr>
        <w:pStyle w:val="Bibliography"/>
        <w:rPr>
          <w:rFonts w:ascii="Times New Roman" w:hAnsi="Times New Roman" w:cs="Times New Roman"/>
          <w:color w:val="000000" w:themeColor="text1"/>
        </w:rPr>
      </w:pPr>
      <w:bookmarkStart w:id="282" w:name="ref-Qiao2014"/>
      <w:bookmarkEnd w:id="281"/>
      <w:r w:rsidRPr="002A3678">
        <w:rPr>
          <w:rFonts w:ascii="Times New Roman" w:hAnsi="Times New Roman" w:cs="Times New Roman"/>
          <w:color w:val="000000" w:themeColor="text1"/>
        </w:rPr>
        <w:t xml:space="preserve">Qiao H., H. P. Rao, Y. Yang, J. H. Fong, and J. M. Cloutier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2014 Antagonistic roles of ubiquitin ligase hei10 and sumo ligase rnf212 regulate meiotic recombination. Nature genetics 46: 194.</w:t>
      </w:r>
    </w:p>
    <w:p w:rsidR="006759ED" w:rsidRPr="002A3678" w:rsidRDefault="00743631">
      <w:pPr>
        <w:pStyle w:val="Bibliography"/>
        <w:rPr>
          <w:rFonts w:ascii="Times New Roman" w:hAnsi="Times New Roman" w:cs="Times New Roman"/>
          <w:color w:val="000000" w:themeColor="text1"/>
        </w:rPr>
      </w:pPr>
      <w:bookmarkStart w:id="283" w:name="ref-Rakshambikai2013"/>
      <w:bookmarkEnd w:id="282"/>
      <w:r w:rsidRPr="002A3678">
        <w:rPr>
          <w:rFonts w:ascii="Times New Roman" w:hAnsi="Times New Roman" w:cs="Times New Roman"/>
          <w:color w:val="000000" w:themeColor="text1"/>
        </w:rPr>
        <w:t>Rakshambikai R., N. Srinivasan, and K. T. Nishant, 2013 Structural insights into saccharomyces cerevisiae msh4–msh5 complex function using homology modeling. PLoS One 8: e78753.</w:t>
      </w:r>
    </w:p>
    <w:p w:rsidR="006759ED" w:rsidRPr="002A3678" w:rsidRDefault="00743631">
      <w:pPr>
        <w:pStyle w:val="Bibliography"/>
        <w:rPr>
          <w:rFonts w:ascii="Times New Roman" w:hAnsi="Times New Roman" w:cs="Times New Roman"/>
          <w:color w:val="000000" w:themeColor="text1"/>
        </w:rPr>
      </w:pPr>
      <w:bookmarkStart w:id="284" w:name="ref-Rao2017"/>
      <w:bookmarkEnd w:id="283"/>
      <w:r w:rsidRPr="002A3678">
        <w:rPr>
          <w:rFonts w:ascii="Times New Roman" w:hAnsi="Times New Roman" w:cs="Times New Roman"/>
          <w:color w:val="000000" w:themeColor="text1"/>
        </w:rPr>
        <w:t xml:space="preserve">Rao H. P., H. Qiao, S. K. Bhatt, L. R. Bailey, and H. D. Tran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xml:space="preserve">, 2017 A sumo-ubiquitin relay </w:t>
      </w:r>
      <w:proofErr w:type="gramStart"/>
      <w:r w:rsidRPr="002A3678">
        <w:rPr>
          <w:rFonts w:ascii="Times New Roman" w:hAnsi="Times New Roman" w:cs="Times New Roman"/>
          <w:color w:val="000000" w:themeColor="text1"/>
        </w:rPr>
        <w:t>recruits</w:t>
      </w:r>
      <w:proofErr w:type="gramEnd"/>
      <w:r w:rsidRPr="002A3678">
        <w:rPr>
          <w:rFonts w:ascii="Times New Roman" w:hAnsi="Times New Roman" w:cs="Times New Roman"/>
          <w:color w:val="000000" w:themeColor="text1"/>
        </w:rPr>
        <w:t xml:space="preserve"> proteasomes to chromosome axes to regulate meiotic recombination. Science 355: 403–407.</w:t>
      </w:r>
    </w:p>
    <w:p w:rsidR="006759ED" w:rsidRPr="002A3678" w:rsidRDefault="00743631">
      <w:pPr>
        <w:pStyle w:val="Bibliography"/>
        <w:rPr>
          <w:rFonts w:ascii="Times New Roman" w:hAnsi="Times New Roman" w:cs="Times New Roman"/>
          <w:color w:val="000000" w:themeColor="text1"/>
        </w:rPr>
      </w:pPr>
      <w:bookmarkStart w:id="285" w:name="ref-Rausher1999"/>
      <w:bookmarkEnd w:id="284"/>
      <w:r w:rsidRPr="002A3678">
        <w:rPr>
          <w:rFonts w:ascii="Times New Roman" w:hAnsi="Times New Roman" w:cs="Times New Roman"/>
          <w:color w:val="000000" w:themeColor="text1"/>
        </w:rPr>
        <w:t>Rausher M. D., R. E. Miller, and P. Tiffin, 1999 Patterns of evolutionary rate variation among genes of the anthocyanin biosynthetic pathway. Molecular biology and evolution 16: 266–274.</w:t>
      </w:r>
    </w:p>
    <w:p w:rsidR="006759ED" w:rsidRPr="002A3678" w:rsidRDefault="00743631">
      <w:pPr>
        <w:pStyle w:val="Bibliography"/>
        <w:rPr>
          <w:rFonts w:ascii="Times New Roman" w:hAnsi="Times New Roman" w:cs="Times New Roman"/>
          <w:color w:val="000000" w:themeColor="text1"/>
        </w:rPr>
      </w:pPr>
      <w:bookmarkStart w:id="286" w:name="ref-Reynolds2013"/>
      <w:bookmarkEnd w:id="285"/>
      <w:r w:rsidRPr="002A3678">
        <w:rPr>
          <w:rFonts w:ascii="Times New Roman" w:hAnsi="Times New Roman" w:cs="Times New Roman"/>
          <w:color w:val="000000" w:themeColor="text1"/>
        </w:rPr>
        <w:t xml:space="preserve">Reynolds A., H. Qiao, Y. Yang, J. K. Chen, and N. Jackson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2013 RNF212 is a dosage-sensitive regulator of crossing-over during mammalian meiosis. Nature genetics 45: 269.</w:t>
      </w:r>
    </w:p>
    <w:p w:rsidR="006759ED" w:rsidRPr="002A3678" w:rsidRDefault="00743631">
      <w:pPr>
        <w:pStyle w:val="Bibliography"/>
        <w:rPr>
          <w:rFonts w:ascii="Times New Roman" w:hAnsi="Times New Roman" w:cs="Times New Roman"/>
          <w:color w:val="000000" w:themeColor="text1"/>
        </w:rPr>
      </w:pPr>
      <w:bookmarkStart w:id="287" w:name="ref-Ritz2017"/>
      <w:bookmarkEnd w:id="286"/>
      <w:r w:rsidRPr="002A3678">
        <w:rPr>
          <w:rFonts w:ascii="Times New Roman" w:hAnsi="Times New Roman" w:cs="Times New Roman"/>
          <w:color w:val="000000" w:themeColor="text1"/>
        </w:rPr>
        <w:t>Ritz K. R., M. A. Noor, and N. D. Singh, 2017 Variation in recombination rate: Adaptive or not? Trends in Genetics 33: 364–374.</w:t>
      </w:r>
    </w:p>
    <w:p w:rsidR="006759ED" w:rsidRPr="002A3678" w:rsidRDefault="00743631">
      <w:pPr>
        <w:pStyle w:val="Bibliography"/>
        <w:rPr>
          <w:rFonts w:ascii="Times New Roman" w:hAnsi="Times New Roman" w:cs="Times New Roman"/>
          <w:color w:val="000000" w:themeColor="text1"/>
        </w:rPr>
      </w:pPr>
      <w:bookmarkStart w:id="288" w:name="ref-Rogacheva2014"/>
      <w:bookmarkEnd w:id="287"/>
      <w:r w:rsidRPr="002A3678">
        <w:rPr>
          <w:rFonts w:ascii="Times New Roman" w:hAnsi="Times New Roman" w:cs="Times New Roman"/>
          <w:color w:val="000000" w:themeColor="text1"/>
        </w:rPr>
        <w:t xml:space="preserve">Rogacheva M. V., C. M. Manhart, C. Chen, A. Guarne, and J. Surtees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2014 Mlh1-mlh3, a meiotic crossover and dna mismatch repair factor, is a msh2-msh3-stimulated endonuclease. Journal of Biological Chemistry jbc–M113.</w:t>
      </w:r>
    </w:p>
    <w:p w:rsidR="006759ED" w:rsidRPr="002A3678" w:rsidRDefault="00743631">
      <w:pPr>
        <w:pStyle w:val="Bibliography"/>
        <w:rPr>
          <w:rFonts w:ascii="Times New Roman" w:hAnsi="Times New Roman" w:cs="Times New Roman"/>
          <w:color w:val="000000" w:themeColor="text1"/>
        </w:rPr>
      </w:pPr>
      <w:bookmarkStart w:id="289" w:name="ref-Romanienko2000"/>
      <w:bookmarkEnd w:id="288"/>
      <w:r w:rsidRPr="002A3678">
        <w:rPr>
          <w:rFonts w:ascii="Times New Roman" w:hAnsi="Times New Roman" w:cs="Times New Roman"/>
          <w:color w:val="000000" w:themeColor="text1"/>
        </w:rPr>
        <w:t>Romanienko P. J., and R. D. Camerini-Otero, 2000 The mouse spo11 gene is required for meiotic chromosome synapsis. Molecular cell 6: 975–987.</w:t>
      </w:r>
    </w:p>
    <w:p w:rsidR="006759ED" w:rsidRPr="002A3678" w:rsidRDefault="00743631">
      <w:pPr>
        <w:pStyle w:val="Bibliography"/>
        <w:rPr>
          <w:rFonts w:ascii="Times New Roman" w:hAnsi="Times New Roman" w:cs="Times New Roman"/>
          <w:color w:val="000000" w:themeColor="text1"/>
        </w:rPr>
      </w:pPr>
      <w:bookmarkStart w:id="290" w:name="ref-Ronquist2012"/>
      <w:bookmarkEnd w:id="289"/>
      <w:r w:rsidRPr="002A3678">
        <w:rPr>
          <w:rFonts w:ascii="Times New Roman" w:hAnsi="Times New Roman" w:cs="Times New Roman"/>
          <w:color w:val="000000" w:themeColor="text1"/>
        </w:rPr>
        <w:lastRenderedPageBreak/>
        <w:t xml:space="preserve">Ronquist F., M. Teslenko, Van Der MarkP., D. L. Ayres, and A. Darling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2012 MrBayes 3.2: Efficient bayesian phylogenetic inference and model choice across a large model space. Systematic biology 61: 539–542.</w:t>
      </w:r>
    </w:p>
    <w:p w:rsidR="006759ED" w:rsidRPr="002A3678" w:rsidRDefault="00743631">
      <w:pPr>
        <w:pStyle w:val="Bibliography"/>
        <w:rPr>
          <w:rFonts w:ascii="Times New Roman" w:hAnsi="Times New Roman" w:cs="Times New Roman"/>
          <w:color w:val="000000" w:themeColor="text1"/>
        </w:rPr>
      </w:pPr>
      <w:bookmarkStart w:id="291" w:name="ref-Rosenberg2002"/>
      <w:bookmarkEnd w:id="290"/>
      <w:r w:rsidRPr="002A3678">
        <w:rPr>
          <w:rFonts w:ascii="Times New Roman" w:hAnsi="Times New Roman" w:cs="Times New Roman"/>
          <w:color w:val="000000" w:themeColor="text1"/>
        </w:rPr>
        <w:t>Rosenberg N. A., 2002 The probability of topological concordance of gene trees and species trees. Theoretical population biology 61: 225–247.</w:t>
      </w:r>
    </w:p>
    <w:p w:rsidR="006759ED" w:rsidRPr="002A3678" w:rsidRDefault="00743631">
      <w:pPr>
        <w:pStyle w:val="Bibliography"/>
        <w:rPr>
          <w:rFonts w:ascii="Times New Roman" w:hAnsi="Times New Roman" w:cs="Times New Roman"/>
          <w:color w:val="000000" w:themeColor="text1"/>
        </w:rPr>
      </w:pPr>
      <w:bookmarkStart w:id="292" w:name="ref-Sandor2012"/>
      <w:bookmarkEnd w:id="291"/>
      <w:r w:rsidRPr="002A3678">
        <w:rPr>
          <w:rFonts w:ascii="Times New Roman" w:hAnsi="Times New Roman" w:cs="Times New Roman"/>
          <w:color w:val="000000" w:themeColor="text1"/>
        </w:rPr>
        <w:t xml:space="preserve">Sandor C., W. Li, W. Coppieters, T. Druet, and C. Charlier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2012 Genetic variants in rec8, rnf212, and prdm9 influence male recombination in cattle. PLoS genetics 8: e1002854.</w:t>
      </w:r>
    </w:p>
    <w:p w:rsidR="006759ED" w:rsidRPr="002A3678" w:rsidRDefault="00743631">
      <w:pPr>
        <w:pStyle w:val="Bibliography"/>
        <w:rPr>
          <w:rFonts w:ascii="Times New Roman" w:hAnsi="Times New Roman" w:cs="Times New Roman"/>
          <w:color w:val="000000" w:themeColor="text1"/>
        </w:rPr>
      </w:pPr>
      <w:bookmarkStart w:id="293" w:name="ref-Schmekel1995"/>
      <w:bookmarkEnd w:id="292"/>
      <w:r w:rsidRPr="002A3678">
        <w:rPr>
          <w:rFonts w:ascii="Times New Roman" w:hAnsi="Times New Roman" w:cs="Times New Roman"/>
          <w:color w:val="000000" w:themeColor="text1"/>
        </w:rPr>
        <w:t>Schmekel K., and B. Daneholt, 1995 The central region of the synaptonemal complex revealed in three dimensions. Trends in cell biology 5: 239–242.</w:t>
      </w:r>
    </w:p>
    <w:p w:rsidR="006759ED" w:rsidRPr="002A3678" w:rsidRDefault="00743631">
      <w:pPr>
        <w:pStyle w:val="Bibliography"/>
        <w:rPr>
          <w:rFonts w:ascii="Times New Roman" w:hAnsi="Times New Roman" w:cs="Times New Roman"/>
          <w:color w:val="000000" w:themeColor="text1"/>
        </w:rPr>
      </w:pPr>
      <w:bookmarkStart w:id="294" w:name="ref-Schramm2011"/>
      <w:bookmarkEnd w:id="293"/>
      <w:r w:rsidRPr="002A3678">
        <w:rPr>
          <w:rFonts w:ascii="Times New Roman" w:hAnsi="Times New Roman" w:cs="Times New Roman"/>
          <w:color w:val="000000" w:themeColor="text1"/>
        </w:rPr>
        <w:t xml:space="preserve">Schramm S., J. Fraune, R. Naumann, A. Hernandez-Hernandez, and C. Höög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2011 A novel mouse synaptonemal complex protein is essential for loading of central element proteins, recombination, and fertility. PLoS genetics 7: e1002088.</w:t>
      </w:r>
    </w:p>
    <w:p w:rsidR="006759ED" w:rsidRPr="002A3678" w:rsidRDefault="00743631">
      <w:pPr>
        <w:pStyle w:val="Bibliography"/>
        <w:rPr>
          <w:rFonts w:ascii="Times New Roman" w:hAnsi="Times New Roman" w:cs="Times New Roman"/>
          <w:color w:val="000000" w:themeColor="text1"/>
        </w:rPr>
      </w:pPr>
      <w:bookmarkStart w:id="295" w:name="ref-Schrider2011"/>
      <w:bookmarkEnd w:id="294"/>
      <w:r w:rsidRPr="002A3678">
        <w:rPr>
          <w:rFonts w:ascii="Times New Roman" w:hAnsi="Times New Roman" w:cs="Times New Roman"/>
          <w:color w:val="000000" w:themeColor="text1"/>
        </w:rPr>
        <w:t>Schrider D. R., J. N. Hourmozdi, and M. W. Hahn, 2011 Pervasive multinucleotide mutational events in eukaryotes. Current Biology 21: 1051–1054.</w:t>
      </w:r>
    </w:p>
    <w:p w:rsidR="006759ED" w:rsidRPr="002A3678" w:rsidRDefault="00743631">
      <w:pPr>
        <w:pStyle w:val="Bibliography"/>
        <w:rPr>
          <w:rFonts w:ascii="Times New Roman" w:hAnsi="Times New Roman" w:cs="Times New Roman"/>
          <w:color w:val="000000" w:themeColor="text1"/>
        </w:rPr>
      </w:pPr>
      <w:bookmarkStart w:id="296" w:name="ref-Scornavacca2017"/>
      <w:bookmarkEnd w:id="295"/>
      <w:r w:rsidRPr="002A3678">
        <w:rPr>
          <w:rFonts w:ascii="Times New Roman" w:hAnsi="Times New Roman" w:cs="Times New Roman"/>
          <w:color w:val="000000" w:themeColor="text1"/>
        </w:rPr>
        <w:t>Scornavacca C., and N. Galtier, 2017 Incomplete lineage sorting in mammalian phylogenomics. Systematic biology 66: 112–120.</w:t>
      </w:r>
    </w:p>
    <w:p w:rsidR="006759ED" w:rsidRPr="002A3678" w:rsidRDefault="00743631">
      <w:pPr>
        <w:pStyle w:val="Bibliography"/>
        <w:rPr>
          <w:rFonts w:ascii="Times New Roman" w:hAnsi="Times New Roman" w:cs="Times New Roman"/>
          <w:color w:val="000000" w:themeColor="text1"/>
        </w:rPr>
      </w:pPr>
      <w:bookmarkStart w:id="297" w:name="ref-Segura2013"/>
      <w:bookmarkEnd w:id="296"/>
      <w:r w:rsidRPr="002A3678">
        <w:rPr>
          <w:rFonts w:ascii="Times New Roman" w:hAnsi="Times New Roman" w:cs="Times New Roman"/>
          <w:color w:val="000000" w:themeColor="text1"/>
        </w:rPr>
        <w:t xml:space="preserve">Segura J., L. Ferretti, S. Ramos-Onsins, L. Capilla, and M. Farré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2013 Evolution of recombination in eutherian mammals: Insights into mechanisms that affect recombination rates and crossover interference. Proceedings of the Royal Society of London B: Biological Sciences 280: 20131945.</w:t>
      </w:r>
    </w:p>
    <w:p w:rsidR="006759ED" w:rsidRPr="002A3678" w:rsidRDefault="00743631">
      <w:pPr>
        <w:pStyle w:val="Bibliography"/>
        <w:rPr>
          <w:rFonts w:ascii="Times New Roman" w:hAnsi="Times New Roman" w:cs="Times New Roman"/>
          <w:color w:val="000000" w:themeColor="text1"/>
        </w:rPr>
      </w:pPr>
      <w:bookmarkStart w:id="298" w:name="ref-Shen2018"/>
      <w:bookmarkEnd w:id="297"/>
      <w:r w:rsidRPr="002A3678">
        <w:rPr>
          <w:rFonts w:ascii="Times New Roman" w:hAnsi="Times New Roman" w:cs="Times New Roman"/>
          <w:color w:val="000000" w:themeColor="text1"/>
        </w:rPr>
        <w:t>Shen B., J. Jiang, E. Seroussi, G. E. Liu, and L. Ma, 2018 Characterization of recombination features and the genetic basis in multiple cattle breeds. BMC genomics 19: 304.</w:t>
      </w:r>
    </w:p>
    <w:p w:rsidR="006759ED" w:rsidRPr="002A3678" w:rsidRDefault="00743631">
      <w:pPr>
        <w:pStyle w:val="Bibliography"/>
        <w:rPr>
          <w:rFonts w:ascii="Times New Roman" w:hAnsi="Times New Roman" w:cs="Times New Roman"/>
          <w:color w:val="000000" w:themeColor="text1"/>
        </w:rPr>
      </w:pPr>
      <w:bookmarkStart w:id="299" w:name="ref-Smith2002"/>
      <w:bookmarkEnd w:id="298"/>
      <w:r w:rsidRPr="002A3678">
        <w:rPr>
          <w:rFonts w:ascii="Times New Roman" w:hAnsi="Times New Roman" w:cs="Times New Roman"/>
          <w:color w:val="000000" w:themeColor="text1"/>
        </w:rPr>
        <w:t>Smith N. G., and A. Eyre-Walker, 2002 Adaptive protein evolution in drosophila. Nature 415: 1022.</w:t>
      </w:r>
    </w:p>
    <w:p w:rsidR="006759ED" w:rsidRPr="002A3678" w:rsidRDefault="00743631">
      <w:pPr>
        <w:pStyle w:val="Bibliography"/>
        <w:rPr>
          <w:rFonts w:ascii="Times New Roman" w:hAnsi="Times New Roman" w:cs="Times New Roman"/>
          <w:color w:val="000000" w:themeColor="text1"/>
        </w:rPr>
      </w:pPr>
      <w:bookmarkStart w:id="300" w:name="ref-Smukowski2011"/>
      <w:bookmarkEnd w:id="299"/>
      <w:r w:rsidRPr="002A3678">
        <w:rPr>
          <w:rFonts w:ascii="Times New Roman" w:hAnsi="Times New Roman" w:cs="Times New Roman"/>
          <w:color w:val="000000" w:themeColor="text1"/>
        </w:rPr>
        <w:t>Smukowski C., and M. Noor, 2011 Recombination rate variation in closely related species. Heredity 107: 496.</w:t>
      </w:r>
    </w:p>
    <w:p w:rsidR="006759ED" w:rsidRPr="002A3678" w:rsidRDefault="00743631">
      <w:pPr>
        <w:pStyle w:val="Bibliography"/>
        <w:rPr>
          <w:rFonts w:ascii="Times New Roman" w:hAnsi="Times New Roman" w:cs="Times New Roman"/>
          <w:color w:val="000000" w:themeColor="text1"/>
        </w:rPr>
      </w:pPr>
      <w:bookmarkStart w:id="301" w:name="ref-Snowden2004"/>
      <w:bookmarkEnd w:id="300"/>
      <w:r w:rsidRPr="002A3678">
        <w:rPr>
          <w:rFonts w:ascii="Times New Roman" w:hAnsi="Times New Roman" w:cs="Times New Roman"/>
          <w:color w:val="000000" w:themeColor="text1"/>
        </w:rPr>
        <w:t>Snowden T., S. Acharya, C. Butz, M. Berardini, and R. Fishel, 2004 HMSH4-hMSH5 recognizes holliday junctions and forms a meiosis-specific sliding clamp that embraces homologous chromosomes. Molecular cell 15: 437–451.</w:t>
      </w:r>
    </w:p>
    <w:p w:rsidR="006759ED" w:rsidRPr="002A3678" w:rsidRDefault="00743631">
      <w:pPr>
        <w:pStyle w:val="Bibliography"/>
        <w:rPr>
          <w:rFonts w:ascii="Times New Roman" w:hAnsi="Times New Roman" w:cs="Times New Roman"/>
          <w:color w:val="000000" w:themeColor="text1"/>
        </w:rPr>
      </w:pPr>
      <w:bookmarkStart w:id="302" w:name="ref-Stanzione2016"/>
      <w:bookmarkEnd w:id="301"/>
      <w:r w:rsidRPr="002A3678">
        <w:rPr>
          <w:rFonts w:ascii="Times New Roman" w:hAnsi="Times New Roman" w:cs="Times New Roman"/>
          <w:color w:val="000000" w:themeColor="text1"/>
        </w:rPr>
        <w:t xml:space="preserve">Stanzione M., M. Baumann, F. Papanikos, I. Dereli, and J. Lange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2016 Meiotic dna break formation requires the unsynapsed chromosome axis-binding protein iho1 (ccdc36) in mice. Nature cell biology 18: 1208.</w:t>
      </w:r>
    </w:p>
    <w:p w:rsidR="006759ED" w:rsidRPr="002A3678" w:rsidRDefault="00743631">
      <w:pPr>
        <w:pStyle w:val="Bibliography"/>
        <w:rPr>
          <w:rFonts w:ascii="Times New Roman" w:hAnsi="Times New Roman" w:cs="Times New Roman"/>
          <w:color w:val="000000" w:themeColor="text1"/>
        </w:rPr>
      </w:pPr>
      <w:bookmarkStart w:id="303" w:name="ref-Stapley2017"/>
      <w:bookmarkEnd w:id="302"/>
      <w:r w:rsidRPr="002A3678">
        <w:rPr>
          <w:rFonts w:ascii="Times New Roman" w:hAnsi="Times New Roman" w:cs="Times New Roman"/>
          <w:color w:val="000000" w:themeColor="text1"/>
        </w:rPr>
        <w:t>Stapley J., P. G. Feulner, S. E. Johnston, A. W. Santure, and C. M. Smadja, 2017 Variation in recombination frequency and distribution across eukaryotes: Patterns and processes. Phil. Trans. R. Soc. B 372: 20160455.</w:t>
      </w:r>
    </w:p>
    <w:p w:rsidR="006759ED" w:rsidRPr="002A3678" w:rsidRDefault="00743631">
      <w:pPr>
        <w:pStyle w:val="Bibliography"/>
        <w:rPr>
          <w:rFonts w:ascii="Times New Roman" w:hAnsi="Times New Roman" w:cs="Times New Roman"/>
          <w:color w:val="000000" w:themeColor="text1"/>
        </w:rPr>
      </w:pPr>
      <w:bookmarkStart w:id="304" w:name="ref-Stoletzki2010"/>
      <w:bookmarkEnd w:id="303"/>
      <w:r w:rsidRPr="002A3678">
        <w:rPr>
          <w:rFonts w:ascii="Times New Roman" w:hAnsi="Times New Roman" w:cs="Times New Roman"/>
          <w:color w:val="000000" w:themeColor="text1"/>
        </w:rPr>
        <w:lastRenderedPageBreak/>
        <w:t>Stoletzki N., and A. Eyre-Walker, 2010 Estimation of the neutrality index. Molecular biology and evolution 28: 63–70.</w:t>
      </w:r>
    </w:p>
    <w:p w:rsidR="006759ED" w:rsidRPr="002A3678" w:rsidRDefault="00743631">
      <w:pPr>
        <w:pStyle w:val="Bibliography"/>
        <w:rPr>
          <w:rFonts w:ascii="Times New Roman" w:hAnsi="Times New Roman" w:cs="Times New Roman"/>
          <w:color w:val="000000" w:themeColor="text1"/>
        </w:rPr>
      </w:pPr>
      <w:bookmarkStart w:id="305" w:name="ref-Swanson2002"/>
      <w:bookmarkEnd w:id="304"/>
      <w:r w:rsidRPr="002A3678">
        <w:rPr>
          <w:rFonts w:ascii="Times New Roman" w:hAnsi="Times New Roman" w:cs="Times New Roman"/>
          <w:color w:val="000000" w:themeColor="text1"/>
        </w:rPr>
        <w:t>Swanson W. J., and V. D. Vacquier, 2002 The rapid evolution of reproductive proteins. Nature reviews genetics 3: 137.</w:t>
      </w:r>
    </w:p>
    <w:p w:rsidR="006759ED" w:rsidRPr="002A3678" w:rsidRDefault="00743631">
      <w:pPr>
        <w:pStyle w:val="Bibliography"/>
        <w:rPr>
          <w:rFonts w:ascii="Times New Roman" w:hAnsi="Times New Roman" w:cs="Times New Roman"/>
          <w:color w:val="000000" w:themeColor="text1"/>
        </w:rPr>
      </w:pPr>
      <w:bookmarkStart w:id="306" w:name="ref-Thomas2009"/>
      <w:bookmarkEnd w:id="305"/>
      <w:r w:rsidRPr="002A3678">
        <w:rPr>
          <w:rFonts w:ascii="Times New Roman" w:hAnsi="Times New Roman" w:cs="Times New Roman"/>
          <w:color w:val="000000" w:themeColor="text1"/>
        </w:rPr>
        <w:t>Thomas J. H., R. O. Emerson, and J. Shendure, 2009 Extraordinary molecular evolution in the prdm9 fertility gene. PloS one 4: e8505.</w:t>
      </w:r>
    </w:p>
    <w:p w:rsidR="006759ED" w:rsidRPr="002A3678" w:rsidRDefault="00743631">
      <w:pPr>
        <w:pStyle w:val="Bibliography"/>
        <w:rPr>
          <w:rFonts w:ascii="Times New Roman" w:hAnsi="Times New Roman" w:cs="Times New Roman"/>
          <w:color w:val="000000" w:themeColor="text1"/>
        </w:rPr>
      </w:pPr>
      <w:bookmarkStart w:id="307" w:name="ref-Thorvaldsdottir2013"/>
      <w:bookmarkEnd w:id="306"/>
      <w:r w:rsidRPr="002A3678">
        <w:rPr>
          <w:rFonts w:ascii="Times New Roman" w:hAnsi="Times New Roman" w:cs="Times New Roman"/>
          <w:color w:val="000000" w:themeColor="text1"/>
        </w:rPr>
        <w:t>Thorvaldsdóttir H., J. T. Robinson, and J. P. Mesirov, 2013 Integrative genomics viewer (igv): High-performance genomics data visualization and exploration. Briefings in bioinformatics 14: 178–192.</w:t>
      </w:r>
    </w:p>
    <w:p w:rsidR="006759ED" w:rsidRPr="002A3678" w:rsidRDefault="00743631">
      <w:pPr>
        <w:pStyle w:val="Bibliography"/>
        <w:rPr>
          <w:rFonts w:ascii="Times New Roman" w:hAnsi="Times New Roman" w:cs="Times New Roman"/>
          <w:color w:val="000000" w:themeColor="text1"/>
        </w:rPr>
      </w:pPr>
      <w:bookmarkStart w:id="308" w:name="ref-Trapnell2009"/>
      <w:bookmarkEnd w:id="307"/>
      <w:r w:rsidRPr="002A3678">
        <w:rPr>
          <w:rFonts w:ascii="Times New Roman" w:hAnsi="Times New Roman" w:cs="Times New Roman"/>
          <w:color w:val="000000" w:themeColor="text1"/>
        </w:rPr>
        <w:t>Trapnell C., L. Pachter, and S. L. Salzberg, 2009 TopHat: Discovering splice junctions with rna-seq. Bioinformatics 25: 1105–1111.</w:t>
      </w:r>
    </w:p>
    <w:p w:rsidR="006759ED" w:rsidRPr="002A3678" w:rsidRDefault="00743631">
      <w:pPr>
        <w:pStyle w:val="Bibliography"/>
        <w:rPr>
          <w:rFonts w:ascii="Times New Roman" w:hAnsi="Times New Roman" w:cs="Times New Roman"/>
          <w:color w:val="000000" w:themeColor="text1"/>
        </w:rPr>
      </w:pPr>
      <w:bookmarkStart w:id="309" w:name="ref-Ubeda2011"/>
      <w:bookmarkEnd w:id="308"/>
      <w:r w:rsidRPr="002A3678">
        <w:rPr>
          <w:rFonts w:ascii="Times New Roman" w:hAnsi="Times New Roman" w:cs="Times New Roman"/>
          <w:color w:val="000000" w:themeColor="text1"/>
        </w:rPr>
        <w:t>Ubeda F., and J. Wilkins, 2011 The red queen theory of recombination hotspots. Journal of evolutionary biology 24: 541–553.</w:t>
      </w:r>
    </w:p>
    <w:p w:rsidR="006759ED" w:rsidRPr="002A3678" w:rsidRDefault="00743631">
      <w:pPr>
        <w:pStyle w:val="Bibliography"/>
        <w:rPr>
          <w:rFonts w:ascii="Times New Roman" w:hAnsi="Times New Roman" w:cs="Times New Roman"/>
          <w:color w:val="000000" w:themeColor="text1"/>
        </w:rPr>
      </w:pPr>
      <w:bookmarkStart w:id="310" w:name="ref-Venkat2018"/>
      <w:bookmarkEnd w:id="309"/>
      <w:r w:rsidRPr="002A3678">
        <w:rPr>
          <w:rFonts w:ascii="Times New Roman" w:hAnsi="Times New Roman" w:cs="Times New Roman"/>
          <w:color w:val="000000" w:themeColor="text1"/>
        </w:rPr>
        <w:t>Venkat A., M. W. Hahn, and J. W. Thornton, 2018 Multinucleotide mutations cause false inferences of lineage-specific positive selection. Nature ecology &amp; evolution 2: 1280.</w:t>
      </w:r>
    </w:p>
    <w:p w:rsidR="006759ED" w:rsidRPr="002A3678" w:rsidRDefault="00743631">
      <w:pPr>
        <w:pStyle w:val="Bibliography"/>
        <w:rPr>
          <w:rFonts w:ascii="Times New Roman" w:hAnsi="Times New Roman" w:cs="Times New Roman"/>
          <w:color w:val="000000" w:themeColor="text1"/>
        </w:rPr>
      </w:pPr>
      <w:bookmarkStart w:id="311" w:name="ref-deVries1999"/>
      <w:bookmarkEnd w:id="310"/>
      <w:r w:rsidRPr="002A3678">
        <w:rPr>
          <w:rFonts w:ascii="Times New Roman" w:hAnsi="Times New Roman" w:cs="Times New Roman"/>
          <w:color w:val="000000" w:themeColor="text1"/>
        </w:rPr>
        <w:t xml:space="preserve">Vries S. S. de, E. B. Baart, M. Dekker, A. Siezen, and D. G. de Rooij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1999 Mouse muts-like protein msh5 is required for proper chromosome synapsis in male and female meiosis. Genes &amp; Development 13: 523–531.</w:t>
      </w:r>
    </w:p>
    <w:p w:rsidR="006759ED" w:rsidRPr="002A3678" w:rsidRDefault="00743631">
      <w:pPr>
        <w:pStyle w:val="Bibliography"/>
        <w:rPr>
          <w:rFonts w:ascii="Times New Roman" w:hAnsi="Times New Roman" w:cs="Times New Roman"/>
          <w:color w:val="000000" w:themeColor="text1"/>
        </w:rPr>
      </w:pPr>
      <w:bookmarkStart w:id="312" w:name="ref-deVries2005"/>
      <w:bookmarkEnd w:id="311"/>
      <w:r w:rsidRPr="002A3678">
        <w:rPr>
          <w:rFonts w:ascii="Times New Roman" w:hAnsi="Times New Roman" w:cs="Times New Roman"/>
          <w:color w:val="000000" w:themeColor="text1"/>
        </w:rPr>
        <w:t xml:space="preserve">Vries F. A. de, E. de Boer, M. van den Bosch, W. M. Baarends, and M. Ooms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2005 Mouse sycp1 functions in synaptonemal complex assembly, meiotic recombination, and xy body formation. Genes &amp; development 19: 1376–1389.</w:t>
      </w:r>
    </w:p>
    <w:p w:rsidR="006759ED" w:rsidRPr="002A3678" w:rsidRDefault="00743631">
      <w:pPr>
        <w:pStyle w:val="Bibliography"/>
        <w:rPr>
          <w:rFonts w:ascii="Times New Roman" w:hAnsi="Times New Roman" w:cs="Times New Roman"/>
          <w:color w:val="000000" w:themeColor="text1"/>
        </w:rPr>
      </w:pPr>
      <w:bookmarkStart w:id="313" w:name="ref-Ward2007"/>
      <w:bookmarkEnd w:id="312"/>
      <w:r w:rsidRPr="002A3678">
        <w:rPr>
          <w:rFonts w:ascii="Times New Roman" w:hAnsi="Times New Roman" w:cs="Times New Roman"/>
          <w:color w:val="000000" w:themeColor="text1"/>
        </w:rPr>
        <w:t xml:space="preserve">Ward J. O., L. G. Reinholdt, W. W. Motley, L. M. Niswander, and D. C. Deacon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2007 Mutation in mouse hei10, an e3 ubiquitin ligase, disrupts meiotic crossing over. PLoS genetics 3: e139.</w:t>
      </w:r>
    </w:p>
    <w:p w:rsidR="006759ED" w:rsidRPr="002A3678" w:rsidRDefault="00743631">
      <w:pPr>
        <w:pStyle w:val="Bibliography"/>
        <w:rPr>
          <w:rFonts w:ascii="Times New Roman" w:hAnsi="Times New Roman" w:cs="Times New Roman"/>
          <w:color w:val="000000" w:themeColor="text1"/>
        </w:rPr>
      </w:pPr>
      <w:bookmarkStart w:id="314" w:name="ref-Wheeler2006"/>
      <w:bookmarkEnd w:id="313"/>
      <w:r w:rsidRPr="002A3678">
        <w:rPr>
          <w:rFonts w:ascii="Times New Roman" w:hAnsi="Times New Roman" w:cs="Times New Roman"/>
          <w:color w:val="000000" w:themeColor="text1"/>
        </w:rPr>
        <w:t xml:space="preserve">Wheeler D. L., T. Barrett, D. A. Benson, S. H. Bryant, and K. Canese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2006 Database resources of the national center for biotechnology information. Nucleic acids research 35: D5–D12.</w:t>
      </w:r>
    </w:p>
    <w:p w:rsidR="006759ED" w:rsidRPr="002A3678" w:rsidRDefault="00743631">
      <w:pPr>
        <w:pStyle w:val="Bibliography"/>
        <w:rPr>
          <w:rFonts w:ascii="Times New Roman" w:hAnsi="Times New Roman" w:cs="Times New Roman"/>
          <w:color w:val="000000" w:themeColor="text1"/>
        </w:rPr>
      </w:pPr>
      <w:bookmarkStart w:id="315" w:name="ref-Xu2017"/>
      <w:bookmarkEnd w:id="314"/>
      <w:r w:rsidRPr="002A3678">
        <w:rPr>
          <w:rFonts w:ascii="Times New Roman" w:hAnsi="Times New Roman" w:cs="Times New Roman"/>
          <w:color w:val="000000" w:themeColor="text1"/>
        </w:rPr>
        <w:t>Xu Y., R. A. Greenberg, E. Schonbrunn, and P. J. Wang, 2017 Meiosis-specific proteins meiob and spata22 cooperatively associate with the single-stranded dna-binding replication protein a complex and dna double-strand breaks. Biology of reproduction 96: 1096–1104.</w:t>
      </w:r>
    </w:p>
    <w:p w:rsidR="006759ED" w:rsidRPr="002A3678" w:rsidRDefault="00743631">
      <w:pPr>
        <w:pStyle w:val="Bibliography"/>
        <w:rPr>
          <w:rFonts w:ascii="Times New Roman" w:hAnsi="Times New Roman" w:cs="Times New Roman"/>
          <w:color w:val="000000" w:themeColor="text1"/>
        </w:rPr>
      </w:pPr>
      <w:bookmarkStart w:id="316" w:name="ref-Yang1997"/>
      <w:bookmarkEnd w:id="315"/>
      <w:r w:rsidRPr="002A3678">
        <w:rPr>
          <w:rFonts w:ascii="Times New Roman" w:hAnsi="Times New Roman" w:cs="Times New Roman"/>
          <w:color w:val="000000" w:themeColor="text1"/>
        </w:rPr>
        <w:t>Yang Z., 1997 PAML: A program package for phylogenetic analysis by maximum likelihood. Bioinformatics 13: 555–556.</w:t>
      </w:r>
    </w:p>
    <w:p w:rsidR="006759ED" w:rsidRPr="002A3678" w:rsidRDefault="00743631">
      <w:pPr>
        <w:pStyle w:val="Bibliography"/>
        <w:rPr>
          <w:rFonts w:ascii="Times New Roman" w:hAnsi="Times New Roman" w:cs="Times New Roman"/>
          <w:color w:val="000000" w:themeColor="text1"/>
        </w:rPr>
      </w:pPr>
      <w:bookmarkStart w:id="317" w:name="ref-Yang2006"/>
      <w:bookmarkEnd w:id="316"/>
      <w:r w:rsidRPr="002A3678">
        <w:rPr>
          <w:rFonts w:ascii="Times New Roman" w:hAnsi="Times New Roman" w:cs="Times New Roman"/>
          <w:color w:val="000000" w:themeColor="text1"/>
        </w:rPr>
        <w:t xml:space="preserve">Yang F., De La FuenteR., N. A. Leu, C. Baumann, and K. J. McLaughlin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2006 Mouse sycp2 is required for synaptonemal complex assembly and chromosomal synapsis during male meiosis. The Journal of Cell Biology 173: 497–507.</w:t>
      </w:r>
    </w:p>
    <w:p w:rsidR="006759ED" w:rsidRPr="002A3678" w:rsidRDefault="00743631">
      <w:pPr>
        <w:pStyle w:val="Bibliography"/>
        <w:rPr>
          <w:rFonts w:ascii="Times New Roman" w:hAnsi="Times New Roman" w:cs="Times New Roman"/>
          <w:color w:val="000000" w:themeColor="text1"/>
        </w:rPr>
      </w:pPr>
      <w:bookmarkStart w:id="318" w:name="ref-Yang2007"/>
      <w:bookmarkEnd w:id="317"/>
      <w:r w:rsidRPr="002A3678">
        <w:rPr>
          <w:rFonts w:ascii="Times New Roman" w:hAnsi="Times New Roman" w:cs="Times New Roman"/>
          <w:color w:val="000000" w:themeColor="text1"/>
        </w:rPr>
        <w:lastRenderedPageBreak/>
        <w:t xml:space="preserve">Yang Z., 2007 PAML 4: Phylogenetic analysis by maximum likelihood. Molecular Biology and Evolution 24: 1586–1591. </w:t>
      </w:r>
      <w:hyperlink r:id="rId14">
        <w:r w:rsidRPr="002A3678">
          <w:rPr>
            <w:rStyle w:val="Hyperlink"/>
            <w:rFonts w:ascii="Times New Roman" w:hAnsi="Times New Roman" w:cs="Times New Roman"/>
            <w:color w:val="000000" w:themeColor="text1"/>
          </w:rPr>
          <w:t>https://doi.org/10.1093/molbev/msm088</w:t>
        </w:r>
      </w:hyperlink>
    </w:p>
    <w:p w:rsidR="006759ED" w:rsidRPr="002A3678" w:rsidRDefault="00743631">
      <w:pPr>
        <w:pStyle w:val="Bibliography"/>
        <w:rPr>
          <w:rFonts w:ascii="Times New Roman" w:hAnsi="Times New Roman" w:cs="Times New Roman"/>
          <w:color w:val="000000" w:themeColor="text1"/>
        </w:rPr>
      </w:pPr>
      <w:bookmarkStart w:id="319" w:name="ref-Yang2008"/>
      <w:bookmarkEnd w:id="318"/>
      <w:r w:rsidRPr="002A3678">
        <w:rPr>
          <w:rFonts w:ascii="Times New Roman" w:hAnsi="Times New Roman" w:cs="Times New Roman"/>
          <w:color w:val="000000" w:themeColor="text1"/>
        </w:rPr>
        <w:t xml:space="preserve">Yang F., K. Gell, Van Der HeijdenG. W., S. Eckardt, and N. A. Leu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2008 Meiotic failure in male mice lacking an x-linked factor. Genes &amp; development 22: 682–691.</w:t>
      </w:r>
    </w:p>
    <w:p w:rsidR="006759ED" w:rsidRPr="002A3678" w:rsidRDefault="00743631">
      <w:pPr>
        <w:pStyle w:val="Bibliography"/>
        <w:rPr>
          <w:rFonts w:ascii="Times New Roman" w:hAnsi="Times New Roman" w:cs="Times New Roman"/>
          <w:color w:val="000000" w:themeColor="text1"/>
        </w:rPr>
      </w:pPr>
      <w:bookmarkStart w:id="320" w:name="ref-Zerbino2017"/>
      <w:bookmarkEnd w:id="319"/>
      <w:r w:rsidRPr="002A3678">
        <w:rPr>
          <w:rFonts w:ascii="Times New Roman" w:hAnsi="Times New Roman" w:cs="Times New Roman"/>
          <w:color w:val="000000" w:themeColor="text1"/>
        </w:rPr>
        <w:t xml:space="preserve">Zerbino D. R., P. Achuthan, W. Akanni, M. R. Amode, and D. Barrell </w:t>
      </w:r>
      <w:r w:rsidRPr="002A3678">
        <w:rPr>
          <w:rFonts w:ascii="Times New Roman" w:hAnsi="Times New Roman" w:cs="Times New Roman"/>
          <w:i/>
          <w:color w:val="000000" w:themeColor="text1"/>
        </w:rPr>
        <w:t>et al.</w:t>
      </w:r>
      <w:r w:rsidRPr="002A3678">
        <w:rPr>
          <w:rFonts w:ascii="Times New Roman" w:hAnsi="Times New Roman" w:cs="Times New Roman"/>
          <w:color w:val="000000" w:themeColor="text1"/>
        </w:rPr>
        <w:t>, 2017 Ensembl 2018. Nucleic acids research 46: D754–D761.</w:t>
      </w:r>
      <w:bookmarkEnd w:id="187"/>
      <w:bookmarkEnd w:id="320"/>
    </w:p>
    <w:sectPr w:rsidR="006759ED" w:rsidRPr="002A3678" w:rsidSect="00DC1967">
      <w:footerReference w:type="even" r:id="rId15"/>
      <w:footerReference w:type="default" r:id="rId1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5F58" w:rsidRDefault="00805F58">
      <w:pPr>
        <w:spacing w:after="0"/>
      </w:pPr>
      <w:r>
        <w:separator/>
      </w:r>
    </w:p>
  </w:endnote>
  <w:endnote w:type="continuationSeparator" w:id="0">
    <w:p w:rsidR="00805F58" w:rsidRDefault="00805F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21" w:author="Dapper, Amy" w:date="2018-12-06T14:25:00Z"/>
  <w:sdt>
    <w:sdtPr>
      <w:rPr>
        <w:rStyle w:val="PageNumber"/>
      </w:rPr>
      <w:id w:val="548337789"/>
      <w:docPartObj>
        <w:docPartGallery w:val="Page Numbers (Bottom of Page)"/>
        <w:docPartUnique/>
      </w:docPartObj>
    </w:sdtPr>
    <w:sdtEndPr>
      <w:rPr>
        <w:rStyle w:val="PageNumber"/>
      </w:rPr>
    </w:sdtEndPr>
    <w:sdtContent>
      <w:customXmlInsRangeEnd w:id="321"/>
      <w:p w:rsidR="002A3678" w:rsidRDefault="002A3678" w:rsidP="00F34346">
        <w:pPr>
          <w:pStyle w:val="Footer"/>
          <w:framePr w:wrap="none" w:vAnchor="text" w:hAnchor="margin" w:xAlign="center" w:y="1"/>
          <w:rPr>
            <w:ins w:id="322" w:author="Dapper, Amy" w:date="2018-12-06T14:25:00Z"/>
            <w:rStyle w:val="PageNumber"/>
          </w:rPr>
        </w:pPr>
        <w:ins w:id="323" w:author="Dapper, Amy" w:date="2018-12-06T14:25:00Z">
          <w:r>
            <w:rPr>
              <w:rStyle w:val="PageNumber"/>
            </w:rPr>
            <w:fldChar w:fldCharType="begin"/>
          </w:r>
          <w:r>
            <w:rPr>
              <w:rStyle w:val="PageNumber"/>
            </w:rPr>
            <w:instrText xml:space="preserve"> PAGE </w:instrText>
          </w:r>
          <w:r>
            <w:rPr>
              <w:rStyle w:val="PageNumber"/>
            </w:rPr>
            <w:fldChar w:fldCharType="end"/>
          </w:r>
        </w:ins>
      </w:p>
      <w:customXmlInsRangeStart w:id="324" w:author="Dapper, Amy" w:date="2018-12-06T14:25:00Z"/>
    </w:sdtContent>
  </w:sdt>
  <w:customXmlInsRangeEnd w:id="324"/>
  <w:p w:rsidR="002A3678" w:rsidRDefault="002A36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25" w:author="Dapper, Amy" w:date="2018-12-06T14:25:00Z"/>
  <w:sdt>
    <w:sdtPr>
      <w:rPr>
        <w:rStyle w:val="PageNumber"/>
      </w:rPr>
      <w:id w:val="1298720902"/>
      <w:docPartObj>
        <w:docPartGallery w:val="Page Numbers (Bottom of Page)"/>
        <w:docPartUnique/>
      </w:docPartObj>
    </w:sdtPr>
    <w:sdtEndPr>
      <w:rPr>
        <w:rStyle w:val="PageNumber"/>
      </w:rPr>
    </w:sdtEndPr>
    <w:sdtContent>
      <w:customXmlInsRangeEnd w:id="325"/>
      <w:p w:rsidR="002A3678" w:rsidRDefault="002A3678" w:rsidP="00F34346">
        <w:pPr>
          <w:pStyle w:val="Footer"/>
          <w:framePr w:wrap="none" w:vAnchor="text" w:hAnchor="margin" w:xAlign="center" w:y="1"/>
          <w:rPr>
            <w:ins w:id="326" w:author="Dapper, Amy" w:date="2018-12-06T14:25:00Z"/>
            <w:rStyle w:val="PageNumber"/>
          </w:rPr>
        </w:pPr>
        <w:ins w:id="327" w:author="Dapper, Amy" w:date="2018-12-06T14:25: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328" w:author="Dapper, Amy" w:date="2018-12-06T14:25:00Z">
          <w:r>
            <w:rPr>
              <w:rStyle w:val="PageNumber"/>
            </w:rPr>
            <w:fldChar w:fldCharType="end"/>
          </w:r>
        </w:ins>
      </w:p>
      <w:customXmlInsRangeStart w:id="329" w:author="Dapper, Amy" w:date="2018-12-06T14:25:00Z"/>
    </w:sdtContent>
  </w:sdt>
  <w:customXmlInsRangeEnd w:id="329"/>
  <w:p w:rsidR="002A3678" w:rsidRDefault="002A3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5F58" w:rsidRDefault="00805F58">
      <w:r>
        <w:separator/>
      </w:r>
    </w:p>
  </w:footnote>
  <w:footnote w:type="continuationSeparator" w:id="0">
    <w:p w:rsidR="00805F58" w:rsidRDefault="00805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452FF94"/>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1" w15:restartNumberingAfterBreak="0">
    <w:nsid w:val="170CD2DE"/>
    <w:multiLevelType w:val="multilevel"/>
    <w:tmpl w:val="65783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205027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9FFE609C"/>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pper, Amy">
    <w15:presenceInfo w15:providerId="AD" w15:userId="S::ald698@msstate.edu::1d586166-8575-4591-9241-18a7c85479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479F"/>
    <w:rsid w:val="001B5DB4"/>
    <w:rsid w:val="00282DD5"/>
    <w:rsid w:val="002A3678"/>
    <w:rsid w:val="003F6955"/>
    <w:rsid w:val="004C3644"/>
    <w:rsid w:val="004E29B3"/>
    <w:rsid w:val="00590D07"/>
    <w:rsid w:val="0067072B"/>
    <w:rsid w:val="006759ED"/>
    <w:rsid w:val="00743631"/>
    <w:rsid w:val="00784D58"/>
    <w:rsid w:val="00805F58"/>
    <w:rsid w:val="008C29E6"/>
    <w:rsid w:val="008D6863"/>
    <w:rsid w:val="009003CE"/>
    <w:rsid w:val="00B10A91"/>
    <w:rsid w:val="00B241FE"/>
    <w:rsid w:val="00B76AE8"/>
    <w:rsid w:val="00B86B75"/>
    <w:rsid w:val="00BC48D5"/>
    <w:rsid w:val="00C10A5F"/>
    <w:rsid w:val="00C35D01"/>
    <w:rsid w:val="00C36279"/>
    <w:rsid w:val="00CB21B5"/>
    <w:rsid w:val="00D03AD2"/>
    <w:rsid w:val="00D77CF7"/>
    <w:rsid w:val="00DC1967"/>
    <w:rsid w:val="00E14032"/>
    <w:rsid w:val="00E315A3"/>
    <w:rsid w:val="00E845B7"/>
    <w:rsid w:val="00EE783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91616"/>
  <w15:docId w15:val="{BD00BB81-662C-AD4C-B05E-1631B1BE9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67072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7072B"/>
    <w:rPr>
      <w:rFonts w:ascii="Times New Roman" w:hAnsi="Times New Roman" w:cs="Times New Roman"/>
      <w:sz w:val="18"/>
      <w:szCs w:val="18"/>
    </w:rPr>
  </w:style>
  <w:style w:type="character" w:styleId="CommentReference">
    <w:name w:val="annotation reference"/>
    <w:basedOn w:val="DefaultParagraphFont"/>
    <w:semiHidden/>
    <w:unhideWhenUsed/>
    <w:rsid w:val="00B76AE8"/>
    <w:rPr>
      <w:sz w:val="16"/>
      <w:szCs w:val="16"/>
    </w:rPr>
  </w:style>
  <w:style w:type="paragraph" w:styleId="CommentText">
    <w:name w:val="annotation text"/>
    <w:basedOn w:val="Normal"/>
    <w:link w:val="CommentTextChar"/>
    <w:semiHidden/>
    <w:unhideWhenUsed/>
    <w:rsid w:val="00B76AE8"/>
    <w:rPr>
      <w:sz w:val="20"/>
      <w:szCs w:val="20"/>
    </w:rPr>
  </w:style>
  <w:style w:type="character" w:customStyle="1" w:styleId="CommentTextChar">
    <w:name w:val="Comment Text Char"/>
    <w:basedOn w:val="DefaultParagraphFont"/>
    <w:link w:val="CommentText"/>
    <w:semiHidden/>
    <w:rsid w:val="00B76AE8"/>
    <w:rPr>
      <w:sz w:val="20"/>
      <w:szCs w:val="20"/>
    </w:rPr>
  </w:style>
  <w:style w:type="paragraph" w:styleId="CommentSubject">
    <w:name w:val="annotation subject"/>
    <w:basedOn w:val="CommentText"/>
    <w:next w:val="CommentText"/>
    <w:link w:val="CommentSubjectChar"/>
    <w:semiHidden/>
    <w:unhideWhenUsed/>
    <w:rsid w:val="00B76AE8"/>
    <w:rPr>
      <w:b/>
      <w:bCs/>
    </w:rPr>
  </w:style>
  <w:style w:type="character" w:customStyle="1" w:styleId="CommentSubjectChar">
    <w:name w:val="Comment Subject Char"/>
    <w:basedOn w:val="CommentTextChar"/>
    <w:link w:val="CommentSubject"/>
    <w:semiHidden/>
    <w:rsid w:val="00B76AE8"/>
    <w:rPr>
      <w:b/>
      <w:bCs/>
      <w:sz w:val="20"/>
      <w:szCs w:val="20"/>
    </w:rPr>
  </w:style>
  <w:style w:type="character" w:styleId="LineNumber">
    <w:name w:val="line number"/>
    <w:basedOn w:val="DefaultParagraphFont"/>
    <w:semiHidden/>
    <w:unhideWhenUsed/>
    <w:rsid w:val="002A3678"/>
  </w:style>
  <w:style w:type="paragraph" w:styleId="Footer">
    <w:name w:val="footer"/>
    <w:basedOn w:val="Normal"/>
    <w:link w:val="FooterChar"/>
    <w:unhideWhenUsed/>
    <w:rsid w:val="002A3678"/>
    <w:pPr>
      <w:tabs>
        <w:tab w:val="center" w:pos="4680"/>
        <w:tab w:val="right" w:pos="9360"/>
      </w:tabs>
      <w:spacing w:after="0"/>
    </w:pPr>
  </w:style>
  <w:style w:type="character" w:customStyle="1" w:styleId="FooterChar">
    <w:name w:val="Footer Char"/>
    <w:basedOn w:val="DefaultParagraphFont"/>
    <w:link w:val="Footer"/>
    <w:rsid w:val="002A3678"/>
  </w:style>
  <w:style w:type="character" w:styleId="PageNumber">
    <w:name w:val="page number"/>
    <w:basedOn w:val="DefaultParagraphFont"/>
    <w:semiHidden/>
    <w:unhideWhenUsed/>
    <w:rsid w:val="002A3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93/molbev/msm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39</Pages>
  <Words>10501</Words>
  <Characters>59859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Dapper, Amy</dc:creator>
  <cp:keywords/>
  <cp:lastModifiedBy>Dapper, Amy</cp:lastModifiedBy>
  <cp:revision>3</cp:revision>
  <dcterms:created xsi:type="dcterms:W3CDTF">2018-12-06T22:50:00Z</dcterms:created>
  <dcterms:modified xsi:type="dcterms:W3CDTF">2018-12-07T17:28:00Z</dcterms:modified>
</cp:coreProperties>
</file>